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1FC6" w14:textId="1B819228" w:rsidR="008719CA" w:rsidRPr="006A58B2" w:rsidRDefault="008719CA" w:rsidP="000310A7">
      <w:pPr>
        <w:pStyle w:val="Heading1"/>
        <w:rPr>
          <w:rFonts w:ascii="Verdana" w:hAnsi="Verdana" w:cs="Tahoma"/>
          <w:color w:val="auto"/>
          <w:sz w:val="36"/>
          <w:szCs w:val="36"/>
        </w:rPr>
      </w:pPr>
      <w:bookmarkStart w:id="0" w:name="_top"/>
      <w:bookmarkStart w:id="1" w:name="_Toc469434527"/>
      <w:bookmarkStart w:id="2" w:name="_Toc476227598"/>
      <w:bookmarkStart w:id="3" w:name="OLE_LINK9"/>
      <w:bookmarkEnd w:id="0"/>
      <w:r w:rsidRPr="006A58B2">
        <w:rPr>
          <w:rFonts w:ascii="Verdana" w:hAnsi="Verdana" w:cs="Tahoma"/>
          <w:color w:val="auto"/>
          <w:sz w:val="36"/>
          <w:szCs w:val="36"/>
        </w:rPr>
        <w:t>Commerc</w:t>
      </w:r>
      <w:r w:rsidR="001E3328" w:rsidRPr="006A58B2">
        <w:rPr>
          <w:rFonts w:ascii="Verdana" w:hAnsi="Verdana" w:cs="Tahoma"/>
          <w:color w:val="auto"/>
          <w:sz w:val="36"/>
          <w:szCs w:val="36"/>
        </w:rPr>
        <w:t xml:space="preserve">ial </w:t>
      </w:r>
      <w:r w:rsidR="00E12F04" w:rsidRPr="006A58B2">
        <w:rPr>
          <w:rFonts w:ascii="Verdana" w:hAnsi="Verdana" w:cs="Tahoma"/>
          <w:color w:val="auto"/>
          <w:sz w:val="36"/>
          <w:szCs w:val="36"/>
        </w:rPr>
        <w:t>PA –</w:t>
      </w:r>
      <w:r w:rsidR="001E3328" w:rsidRPr="006A58B2">
        <w:rPr>
          <w:rFonts w:ascii="Verdana" w:hAnsi="Verdana" w:cs="Tahoma"/>
          <w:color w:val="auto"/>
          <w:sz w:val="36"/>
          <w:szCs w:val="36"/>
        </w:rPr>
        <w:t xml:space="preserve"> Insufficient Information/</w:t>
      </w:r>
      <w:r w:rsidRPr="006A58B2">
        <w:rPr>
          <w:rFonts w:ascii="Verdana" w:hAnsi="Verdana" w:cs="Tahoma"/>
          <w:color w:val="auto"/>
          <w:sz w:val="36"/>
          <w:szCs w:val="36"/>
        </w:rPr>
        <w:t>Changing Responses (RPh ONLY)</w:t>
      </w:r>
      <w:bookmarkEnd w:id="1"/>
      <w:bookmarkEnd w:id="2"/>
    </w:p>
    <w:bookmarkEnd w:id="3"/>
    <w:p w14:paraId="20B42C80" w14:textId="77777777" w:rsidR="00160BD1" w:rsidRPr="006A58B2" w:rsidRDefault="00160BD1" w:rsidP="00160BD1">
      <w:pPr>
        <w:rPr>
          <w:rFonts w:ascii="Verdana" w:hAnsi="Verdana"/>
        </w:rPr>
      </w:pPr>
    </w:p>
    <w:p w14:paraId="70EE19BC" w14:textId="48D4C0D7" w:rsidR="004F4E09" w:rsidRPr="006A58B2" w:rsidRDefault="00C31A90">
      <w:pPr>
        <w:pStyle w:val="TOC1"/>
        <w:rPr>
          <w:rFonts w:eastAsiaTheme="minorEastAsia" w:cstheme="minorBidi"/>
          <w:noProof/>
          <w:kern w:val="2"/>
          <w14:ligatures w14:val="standardContextual"/>
        </w:rPr>
      </w:pPr>
      <w:r w:rsidRPr="006A58B2">
        <w:fldChar w:fldCharType="begin"/>
      </w:r>
      <w:r w:rsidRPr="006A58B2">
        <w:instrText xml:space="preserve"> TOC \n \h \z \u \t "Heading 2,1" </w:instrText>
      </w:r>
      <w:r w:rsidRPr="006A58B2">
        <w:fldChar w:fldCharType="separate"/>
      </w:r>
      <w:hyperlink w:anchor="_Toc213910437" w:history="1">
        <w:r w:rsidR="004F4E09" w:rsidRPr="006A58B2">
          <w:rPr>
            <w:rStyle w:val="Hyperlink"/>
            <w:noProof/>
          </w:rPr>
          <w:t>RPh Protocol for Changing Responses in CAS</w:t>
        </w:r>
      </w:hyperlink>
    </w:p>
    <w:p w14:paraId="795E295E" w14:textId="2CD83777" w:rsidR="004F4E09" w:rsidRPr="006A58B2" w:rsidRDefault="004F4E09">
      <w:pPr>
        <w:pStyle w:val="TOC1"/>
        <w:rPr>
          <w:rFonts w:eastAsiaTheme="minorEastAsia" w:cstheme="minorBidi"/>
          <w:noProof/>
          <w:kern w:val="2"/>
          <w14:ligatures w14:val="standardContextual"/>
        </w:rPr>
      </w:pPr>
      <w:hyperlink w:anchor="_Toc213910438" w:history="1">
        <w:r w:rsidRPr="006A58B2">
          <w:rPr>
            <w:rStyle w:val="Hyperlink"/>
            <w:noProof/>
          </w:rPr>
          <w:t>Reviewing Formulary Alternative Documentation</w:t>
        </w:r>
      </w:hyperlink>
    </w:p>
    <w:p w14:paraId="2C6606E4" w14:textId="611D56C3" w:rsidR="004F4E09" w:rsidRPr="006A58B2" w:rsidRDefault="004F4E09">
      <w:pPr>
        <w:pStyle w:val="TOC1"/>
        <w:rPr>
          <w:rFonts w:eastAsiaTheme="minorEastAsia" w:cstheme="minorBidi"/>
          <w:noProof/>
          <w:kern w:val="2"/>
          <w14:ligatures w14:val="standardContextual"/>
        </w:rPr>
      </w:pPr>
      <w:hyperlink w:anchor="_Toc213910439" w:history="1">
        <w:r w:rsidRPr="006A58B2">
          <w:rPr>
            <w:rStyle w:val="Hyperlink"/>
            <w:noProof/>
          </w:rPr>
          <w:t>RPh Protocol for Insufficient Information</w:t>
        </w:r>
      </w:hyperlink>
    </w:p>
    <w:p w14:paraId="61232986" w14:textId="4EE643BD" w:rsidR="004F4E09" w:rsidRPr="006A58B2" w:rsidRDefault="004F4E09">
      <w:pPr>
        <w:pStyle w:val="TOC1"/>
        <w:rPr>
          <w:rFonts w:eastAsiaTheme="minorEastAsia" w:cstheme="minorBidi"/>
          <w:noProof/>
          <w:kern w:val="2"/>
          <w14:ligatures w14:val="standardContextual"/>
        </w:rPr>
      </w:pPr>
      <w:hyperlink w:anchor="_Toc213910440" w:history="1">
        <w:r w:rsidRPr="006A58B2">
          <w:rPr>
            <w:rStyle w:val="Hyperlink"/>
            <w:noProof/>
          </w:rPr>
          <w:t>Pending Fax Queues and Insufficient Queues</w:t>
        </w:r>
      </w:hyperlink>
    </w:p>
    <w:p w14:paraId="1CFCEB93" w14:textId="05D5CC0E" w:rsidR="004F4E09" w:rsidRPr="006A58B2" w:rsidRDefault="004F4E09">
      <w:pPr>
        <w:pStyle w:val="TOC1"/>
        <w:rPr>
          <w:rFonts w:eastAsiaTheme="minorEastAsia" w:cstheme="minorBidi"/>
          <w:noProof/>
          <w:kern w:val="2"/>
          <w14:ligatures w14:val="standardContextual"/>
        </w:rPr>
      </w:pPr>
      <w:hyperlink w:anchor="_Toc213910441" w:history="1">
        <w:r w:rsidRPr="006A58B2">
          <w:rPr>
            <w:rStyle w:val="Hyperlink"/>
            <w:noProof/>
          </w:rPr>
          <w:t>Related Documents</w:t>
        </w:r>
      </w:hyperlink>
    </w:p>
    <w:p w14:paraId="3613C626" w14:textId="2DE61D7A" w:rsidR="002F33A7" w:rsidRPr="006A58B2" w:rsidRDefault="00C31A90" w:rsidP="0067236B">
      <w:pPr>
        <w:rPr>
          <w:rFonts w:ascii="Verdana" w:hAnsi="Verdana"/>
          <w:b/>
          <w:bCs/>
        </w:rPr>
      </w:pPr>
      <w:r w:rsidRPr="006A58B2">
        <w:rPr>
          <w:rFonts w:ascii="Verdana" w:hAnsi="Verdana"/>
        </w:rPr>
        <w:fldChar w:fldCharType="end"/>
      </w:r>
      <w:bookmarkStart w:id="4" w:name="_Overview"/>
      <w:bookmarkEnd w:id="4"/>
    </w:p>
    <w:p w14:paraId="7866D590" w14:textId="77777777" w:rsidR="002F33A7" w:rsidRPr="006A58B2" w:rsidRDefault="002F33A7" w:rsidP="0067236B">
      <w:pPr>
        <w:rPr>
          <w:rFonts w:ascii="Verdana" w:hAnsi="Verdana"/>
          <w:b/>
          <w:bCs/>
        </w:rPr>
      </w:pPr>
    </w:p>
    <w:p w14:paraId="05DC3F6D" w14:textId="792C44AB" w:rsidR="008719CA" w:rsidRPr="006A58B2" w:rsidRDefault="002F33A7" w:rsidP="0067236B">
      <w:pPr>
        <w:rPr>
          <w:rFonts w:ascii="Verdana" w:hAnsi="Verdana"/>
        </w:rPr>
      </w:pPr>
      <w:r w:rsidRPr="006A58B2">
        <w:rPr>
          <w:rFonts w:ascii="Verdana" w:hAnsi="Verdana"/>
          <w:b/>
          <w:bCs/>
        </w:rPr>
        <w:t>Description:</w:t>
      </w:r>
      <w:r w:rsidRPr="006A58B2">
        <w:rPr>
          <w:rFonts w:ascii="Verdana" w:hAnsi="Verdana"/>
        </w:rPr>
        <w:t xml:space="preserve"> </w:t>
      </w:r>
      <w:r w:rsidR="008719CA" w:rsidRPr="006A58B2">
        <w:rPr>
          <w:rFonts w:ascii="Verdana" w:hAnsi="Verdana"/>
        </w:rPr>
        <w:t xml:space="preserve">This document outlines the </w:t>
      </w:r>
      <w:r w:rsidR="00925ED9" w:rsidRPr="006A58B2">
        <w:rPr>
          <w:rFonts w:ascii="Verdana" w:hAnsi="Verdana"/>
        </w:rPr>
        <w:t xml:space="preserve">Commercial pharmacist </w:t>
      </w:r>
      <w:r w:rsidR="008719CA" w:rsidRPr="006A58B2">
        <w:rPr>
          <w:rFonts w:ascii="Verdana" w:hAnsi="Verdana"/>
        </w:rPr>
        <w:t>process for reviewing PA requests that are missing information or require responses to be changed</w:t>
      </w:r>
      <w:r w:rsidR="00925ED9" w:rsidRPr="006A58B2">
        <w:rPr>
          <w:rFonts w:ascii="Verdana" w:hAnsi="Verdana"/>
        </w:rPr>
        <w:t xml:space="preserve"> in CAS</w:t>
      </w:r>
      <w:r w:rsidR="008719CA" w:rsidRPr="006A58B2">
        <w:rPr>
          <w:rFonts w:ascii="Verdana" w:hAnsi="Verdana"/>
        </w:rPr>
        <w:t xml:space="preserve">. </w:t>
      </w:r>
    </w:p>
    <w:p w14:paraId="6D79EFD1" w14:textId="77777777" w:rsidR="00913097" w:rsidRPr="006A58B2" w:rsidRDefault="00913097">
      <w:pPr>
        <w:rPr>
          <w:rFonts w:ascii="Verdana" w:hAnsi="Verdana"/>
        </w:rPr>
      </w:pPr>
      <w:bookmarkStart w:id="5" w:name="_Abbreviations_/_Definitions"/>
      <w:bookmarkEnd w:id="5"/>
    </w:p>
    <w:p w14:paraId="79F2201B" w14:textId="3253481C" w:rsidR="00823B7E" w:rsidRPr="006A58B2" w:rsidRDefault="00823B7E" w:rsidP="00F83831">
      <w:pPr>
        <w:jc w:val="right"/>
        <w:rPr>
          <w:rFonts w:ascii="Verdana" w:hAnsi="Verdana"/>
        </w:rPr>
      </w:pPr>
    </w:p>
    <w:tbl>
      <w:tblPr>
        <w:tblW w:w="5027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20"/>
      </w:tblGrid>
      <w:tr w:rsidR="00581D3F" w:rsidRPr="006A58B2" w14:paraId="568E5A2F" w14:textId="77777777" w:rsidTr="00C87254">
        <w:tc>
          <w:tcPr>
            <w:tcW w:w="5000" w:type="pct"/>
            <w:shd w:val="clear" w:color="auto" w:fill="C0C0C0"/>
          </w:tcPr>
          <w:p w14:paraId="58C69D53" w14:textId="37E63A8F" w:rsidR="00581D3F" w:rsidRPr="006A58B2" w:rsidRDefault="00861F77" w:rsidP="00581D3F">
            <w:pPr>
              <w:pStyle w:val="Heading2"/>
              <w:tabs>
                <w:tab w:val="left" w:pos="11985"/>
              </w:tabs>
              <w:rPr>
                <w:rFonts w:ascii="Verdana" w:hAnsi="Verdana"/>
                <w:b w:val="0"/>
                <w:i w:val="0"/>
                <w:iCs w:val="0"/>
              </w:rPr>
            </w:pPr>
            <w:bookmarkStart w:id="6" w:name="_RPh_Protocol_for"/>
            <w:bookmarkStart w:id="7" w:name="_Toc462143689"/>
            <w:bookmarkStart w:id="8" w:name="_Toc462143782"/>
            <w:bookmarkStart w:id="9" w:name="_Toc462148554"/>
            <w:bookmarkStart w:id="10" w:name="_Toc462148664"/>
            <w:bookmarkStart w:id="11" w:name="_Toc469434530"/>
            <w:bookmarkStart w:id="12" w:name="_Toc476227601"/>
            <w:bookmarkStart w:id="13" w:name="_Toc213910437"/>
            <w:bookmarkEnd w:id="6"/>
            <w:r w:rsidRPr="006A58B2">
              <w:rPr>
                <w:rFonts w:ascii="Verdana" w:hAnsi="Verdana"/>
                <w:i w:val="0"/>
              </w:rPr>
              <w:t>RPh Protocol for Changing Responses</w:t>
            </w:r>
            <w:bookmarkEnd w:id="7"/>
            <w:bookmarkEnd w:id="8"/>
            <w:bookmarkEnd w:id="9"/>
            <w:bookmarkEnd w:id="10"/>
            <w:bookmarkEnd w:id="11"/>
            <w:bookmarkEnd w:id="12"/>
            <w:r w:rsidR="00EA22A1" w:rsidRPr="006A58B2">
              <w:rPr>
                <w:rFonts w:ascii="Verdana" w:hAnsi="Verdana"/>
                <w:i w:val="0"/>
              </w:rPr>
              <w:t xml:space="preserve"> in CAS</w:t>
            </w:r>
            <w:bookmarkEnd w:id="13"/>
          </w:p>
        </w:tc>
      </w:tr>
    </w:tbl>
    <w:p w14:paraId="651E7689" w14:textId="77777777" w:rsidR="00160EE5" w:rsidRPr="006A58B2" w:rsidRDefault="00160EE5" w:rsidP="0067236B">
      <w:pPr>
        <w:autoSpaceDE w:val="0"/>
        <w:autoSpaceDN w:val="0"/>
        <w:adjustRightInd w:val="0"/>
        <w:rPr>
          <w:rFonts w:ascii="Verdana" w:hAnsi="Verdana" w:cs="Verdana"/>
          <w:b/>
        </w:rPr>
      </w:pPr>
    </w:p>
    <w:p w14:paraId="76ABB920" w14:textId="4B69876E" w:rsidR="007E51EA" w:rsidRPr="006A58B2" w:rsidRDefault="001512CF" w:rsidP="007E51EA">
      <w:pPr>
        <w:spacing w:after="240"/>
        <w:ind w:left="496" w:hanging="450"/>
        <w:rPr>
          <w:rFonts w:ascii="Verdana" w:hAnsi="Verdana"/>
        </w:rPr>
      </w:pPr>
      <w:r w:rsidRPr="006A58B2">
        <w:rPr>
          <w:rFonts w:ascii="Verdana" w:hAnsi="Verdana"/>
        </w:rPr>
        <w:t>Utilize</w:t>
      </w:r>
      <w:r w:rsidR="007E51EA" w:rsidRPr="006A58B2">
        <w:rPr>
          <w:rFonts w:ascii="Verdana" w:hAnsi="Verdana"/>
        </w:rPr>
        <w:t xml:space="preserve"> Edit if changes are needed to Qset responses.</w:t>
      </w:r>
      <w:r w:rsidR="00983EDB" w:rsidRPr="006A58B2">
        <w:rPr>
          <w:rFonts w:ascii="Verdana" w:hAnsi="Verdana"/>
        </w:rPr>
        <w:t xml:space="preserve"> </w:t>
      </w:r>
      <w:hyperlink r:id="rId11" w:anchor="!/view?docid=4e880dc8-555e-4fd1-ae86-0374ffa62434" w:history="1">
        <w:r w:rsidR="00134D90" w:rsidRPr="006A58B2">
          <w:rPr>
            <w:rStyle w:val="Hyperlink"/>
            <w:rFonts w:ascii="Verdana" w:hAnsi="Verdana"/>
          </w:rPr>
          <w:t>Refer to Commercial PA -Using the Edit Button in CAS</w:t>
        </w:r>
        <w:r w:rsidR="00B85A4B" w:rsidRPr="006A58B2">
          <w:rPr>
            <w:rStyle w:val="Hyperlink"/>
            <w:rFonts w:ascii="Verdana" w:hAnsi="Verdana"/>
          </w:rPr>
          <w:t xml:space="preserve"> (</w:t>
        </w:r>
        <w:r w:rsidR="00B71990" w:rsidRPr="006A58B2">
          <w:rPr>
            <w:rStyle w:val="Hyperlink"/>
            <w:rFonts w:ascii="Verdana" w:hAnsi="Verdana"/>
          </w:rPr>
          <w:t>078963</w:t>
        </w:r>
        <w:r w:rsidR="00B85A4B" w:rsidRPr="006A58B2">
          <w:rPr>
            <w:rStyle w:val="Hyperlink"/>
            <w:rFonts w:ascii="Verdana" w:hAnsi="Verdana"/>
          </w:rPr>
          <w:t>)</w:t>
        </w:r>
      </w:hyperlink>
      <w:r w:rsidR="001833FD" w:rsidRPr="006A58B2">
        <w:rPr>
          <w:rFonts w:ascii="Verdana" w:hAnsi="Verdana"/>
        </w:rPr>
        <w:t>.</w:t>
      </w:r>
    </w:p>
    <w:p w14:paraId="2290BA38" w14:textId="77777777" w:rsidR="00A15750" w:rsidRPr="006A58B2" w:rsidRDefault="00A15750" w:rsidP="00A15750">
      <w:pPr>
        <w:numPr>
          <w:ilvl w:val="0"/>
          <w:numId w:val="46"/>
        </w:numPr>
        <w:spacing w:after="240"/>
        <w:rPr>
          <w:rFonts w:ascii="Verdana" w:hAnsi="Verdana"/>
        </w:rPr>
      </w:pPr>
      <w:r w:rsidRPr="006A58B2">
        <w:rPr>
          <w:rFonts w:ascii="Verdana" w:hAnsi="Verdana"/>
        </w:rPr>
        <w:t>Modifying a response will lock all prior questions and clear any answers that follow.</w:t>
      </w:r>
    </w:p>
    <w:p w14:paraId="5AC87A32" w14:textId="25CF30D0" w:rsidR="00A15750" w:rsidRPr="006A58B2" w:rsidRDefault="00A15750" w:rsidP="00163379">
      <w:pPr>
        <w:numPr>
          <w:ilvl w:val="0"/>
          <w:numId w:val="46"/>
        </w:numPr>
        <w:spacing w:after="240"/>
        <w:rPr>
          <w:rFonts w:ascii="Verdana" w:hAnsi="Verdana"/>
        </w:rPr>
      </w:pPr>
      <w:r w:rsidRPr="006A58B2">
        <w:rPr>
          <w:rFonts w:ascii="Verdana" w:hAnsi="Verdana"/>
        </w:rPr>
        <w:t>By selecting Next, CAS will apply skip logic based on the criteria mapping.</w:t>
      </w:r>
    </w:p>
    <w:p w14:paraId="5804B025" w14:textId="0234DE8D" w:rsidR="00A15750" w:rsidRPr="006A58B2" w:rsidDel="00C40C9F" w:rsidRDefault="00A15750" w:rsidP="00A15750">
      <w:pPr>
        <w:spacing w:after="240"/>
        <w:ind w:left="496" w:hanging="450"/>
        <w:rPr>
          <w:del w:id="14" w:author="Molina, Erin L" w:date="2026-02-10T14:32:00Z" w16du:dateUtc="2026-02-10T20:32:00Z"/>
          <w:rFonts w:ascii="Verdana" w:hAnsi="Verdana"/>
        </w:rPr>
      </w:pPr>
      <w:r w:rsidRPr="006A58B2">
        <w:rPr>
          <w:rFonts w:ascii="Verdana" w:hAnsi="Verdana"/>
          <w:noProof/>
        </w:rPr>
        <w:drawing>
          <wp:inline distT="0" distB="0" distL="0" distR="0" wp14:anchorId="61FC2E7F" wp14:editId="389A2BDB">
            <wp:extent cx="238125" cy="209550"/>
            <wp:effectExtent l="0" t="0" r="9525" b="0"/>
            <wp:docPr id="1237251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8B2">
        <w:rPr>
          <w:rFonts w:ascii="Verdana" w:hAnsi="Verdana"/>
        </w:rPr>
        <w:t xml:space="preserve"> It is essential to ensure </w:t>
      </w:r>
      <w:r w:rsidR="00E76F24" w:rsidRPr="006A58B2">
        <w:rPr>
          <w:rFonts w:ascii="Verdana" w:hAnsi="Verdana"/>
        </w:rPr>
        <w:t>user’s</w:t>
      </w:r>
      <w:r w:rsidRPr="006A58B2">
        <w:rPr>
          <w:rFonts w:ascii="Verdana" w:hAnsi="Verdana"/>
        </w:rPr>
        <w:t xml:space="preserve"> edits are necessary and accurate because once the later questions are cleared, they cannot be repopulated with </w:t>
      </w:r>
      <w:r w:rsidR="00E6799F" w:rsidRPr="006A58B2">
        <w:rPr>
          <w:rFonts w:ascii="Verdana" w:hAnsi="Verdana"/>
        </w:rPr>
        <w:t xml:space="preserve">user’s </w:t>
      </w:r>
      <w:r w:rsidRPr="006A58B2">
        <w:rPr>
          <w:rFonts w:ascii="Verdana" w:hAnsi="Verdana"/>
        </w:rPr>
        <w:t>previous responses.</w:t>
      </w:r>
    </w:p>
    <w:p w14:paraId="2C0464C9" w14:textId="59089CB2" w:rsidR="00267B32" w:rsidRPr="006A58B2" w:rsidDel="00C40C9F" w:rsidRDefault="00267B32" w:rsidP="00267B32">
      <w:pPr>
        <w:rPr>
          <w:del w:id="15" w:author="Molina, Erin L" w:date="2026-02-10T14:32:00Z" w16du:dateUtc="2026-02-10T20:32:00Z"/>
          <w:rFonts w:ascii="Verdana" w:hAnsi="Verdana"/>
        </w:rPr>
      </w:pPr>
    </w:p>
    <w:p w14:paraId="3F9B4451" w14:textId="3A7043D0" w:rsidR="00267B32" w:rsidRPr="006A58B2" w:rsidDel="00C40C9F" w:rsidRDefault="00267B32">
      <w:pPr>
        <w:rPr>
          <w:del w:id="16" w:author="Molina, Erin L" w:date="2026-02-10T14:32:00Z" w16du:dateUtc="2026-02-10T20:32:00Z"/>
          <w:rFonts w:ascii="Verdana" w:hAnsi="Verdana"/>
        </w:rPr>
        <w:pPrChange w:id="17" w:author="Molina, Erin L" w:date="2026-02-10T14:32:00Z" w16du:dateUtc="2026-02-10T20:32:00Z">
          <w:pPr>
            <w:jc w:val="center"/>
          </w:pPr>
        </w:pPrChange>
      </w:pPr>
      <w:del w:id="18" w:author="Molina, Erin L" w:date="2026-02-10T14:32:00Z" w16du:dateUtc="2026-02-10T20:32:00Z">
        <w:r w:rsidRPr="006A58B2" w:rsidDel="00C40C9F">
          <w:rPr>
            <w:rFonts w:ascii="Verdana" w:hAnsi="Verdana"/>
            <w:noProof/>
          </w:rPr>
          <w:drawing>
            <wp:inline distT="0" distB="0" distL="0" distR="0" wp14:anchorId="4298B456" wp14:editId="2BA758D9">
              <wp:extent cx="5648325" cy="2838545"/>
              <wp:effectExtent l="0" t="0" r="0" b="0"/>
              <wp:docPr id="4" name="Picture 3" descr="A screenshot of a computer&#10;&#10;AI-generated content may be incorrect.">
                <a:extLst xmlns:a="http://schemas.openxmlformats.org/drawingml/2006/main">
                  <a:ext uri="{FF2B5EF4-FFF2-40B4-BE49-F238E27FC236}">
                    <a16:creationId xmlns:a16="http://schemas.microsoft.com/office/drawing/2014/main" id="{C64FEC4A-23BB-712B-FD94-F103E2B776C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A screenshot of a computer&#10;&#10;AI-generated content may be incorrect.">
                        <a:extLst>
                          <a:ext uri="{FF2B5EF4-FFF2-40B4-BE49-F238E27FC236}">
                            <a16:creationId xmlns:a16="http://schemas.microsoft.com/office/drawing/2014/main" id="{C64FEC4A-23BB-712B-FD94-F103E2B776C6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043" cy="2846444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del>
    </w:p>
    <w:p w14:paraId="5B82203F" w14:textId="77777777" w:rsidR="00267B32" w:rsidRPr="006A58B2" w:rsidRDefault="00267B32">
      <w:pPr>
        <w:spacing w:after="240"/>
        <w:ind w:left="496" w:hanging="450"/>
        <w:rPr>
          <w:rFonts w:ascii="Verdana" w:hAnsi="Verdana" w:cs="Verdana"/>
          <w:b/>
        </w:rPr>
        <w:pPrChange w:id="19" w:author="Molina, Erin L" w:date="2026-02-10T14:32:00Z" w16du:dateUtc="2026-02-10T20:32:00Z">
          <w:pPr>
            <w:autoSpaceDE w:val="0"/>
            <w:autoSpaceDN w:val="0"/>
            <w:adjustRightInd w:val="0"/>
          </w:pPr>
        </w:pPrChange>
      </w:pPr>
    </w:p>
    <w:p w14:paraId="36C1BFF8" w14:textId="77777777" w:rsidR="00267B32" w:rsidRPr="006A58B2" w:rsidRDefault="00267B32" w:rsidP="0067236B">
      <w:pPr>
        <w:autoSpaceDE w:val="0"/>
        <w:autoSpaceDN w:val="0"/>
        <w:adjustRightInd w:val="0"/>
        <w:rPr>
          <w:rFonts w:ascii="Verdana" w:hAnsi="Verdana" w:cs="Verdana"/>
          <w:b/>
        </w:rPr>
      </w:pPr>
    </w:p>
    <w:p w14:paraId="43C35E07" w14:textId="739BF556" w:rsidR="00861F77" w:rsidRPr="006A58B2" w:rsidRDefault="00861F77" w:rsidP="0067236B">
      <w:pPr>
        <w:autoSpaceDE w:val="0"/>
        <w:autoSpaceDN w:val="0"/>
        <w:adjustRightInd w:val="0"/>
        <w:rPr>
          <w:rFonts w:ascii="Verdana" w:hAnsi="Verdana" w:cs="Verdana"/>
          <w:b/>
        </w:rPr>
      </w:pPr>
      <w:r w:rsidRPr="006A58B2">
        <w:rPr>
          <w:rFonts w:ascii="Verdana" w:hAnsi="Verdana" w:cs="Verdana"/>
          <w:b/>
        </w:rPr>
        <w:t xml:space="preserve">Responses received from </w:t>
      </w:r>
      <w:r w:rsidR="00FB0B8A" w:rsidRPr="006A58B2">
        <w:rPr>
          <w:rFonts w:ascii="Verdana" w:hAnsi="Verdana" w:cs="Verdana"/>
          <w:b/>
        </w:rPr>
        <w:t>MDO</w:t>
      </w:r>
      <w:r w:rsidRPr="006A58B2">
        <w:rPr>
          <w:rFonts w:ascii="Verdana" w:hAnsi="Verdana" w:cs="Verdana"/>
          <w:b/>
        </w:rPr>
        <w:t xml:space="preserve"> must be changed</w:t>
      </w:r>
      <w:r w:rsidR="00C005F0" w:rsidRPr="006A58B2">
        <w:rPr>
          <w:rFonts w:ascii="Verdana" w:hAnsi="Verdana" w:cs="Verdana"/>
          <w:b/>
        </w:rPr>
        <w:t xml:space="preserve"> in CAS</w:t>
      </w:r>
      <w:r w:rsidRPr="006A58B2">
        <w:rPr>
          <w:rFonts w:ascii="Verdana" w:hAnsi="Verdana" w:cs="Verdana"/>
          <w:b/>
        </w:rPr>
        <w:t xml:space="preserve"> when:</w:t>
      </w:r>
    </w:p>
    <w:p w14:paraId="17FE266E" w14:textId="77777777" w:rsidR="00FB0B8A" w:rsidRPr="006A58B2" w:rsidRDefault="00FB0B8A" w:rsidP="0067236B">
      <w:pPr>
        <w:autoSpaceDE w:val="0"/>
        <w:autoSpaceDN w:val="0"/>
        <w:adjustRightInd w:val="0"/>
        <w:rPr>
          <w:rFonts w:ascii="Verdana" w:hAnsi="Verdana" w:cs="Verdana"/>
          <w:b/>
        </w:rPr>
      </w:pPr>
    </w:p>
    <w:p w14:paraId="4A901652" w14:textId="1CCAE45F" w:rsidR="00160EE5" w:rsidRPr="006A58B2" w:rsidRDefault="00861F77" w:rsidP="00160EE5">
      <w:pPr>
        <w:pStyle w:val="ListParagraph"/>
        <w:numPr>
          <w:ilvl w:val="0"/>
          <w:numId w:val="28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>The criteria</w:t>
      </w:r>
      <w:r w:rsidR="003635FA" w:rsidRPr="006A58B2">
        <w:rPr>
          <w:rFonts w:ascii="Verdana" w:hAnsi="Verdana"/>
          <w:sz w:val="24"/>
          <w:szCs w:val="24"/>
        </w:rPr>
        <w:t xml:space="preserve"> </w:t>
      </w:r>
      <w:r w:rsidRPr="006A58B2">
        <w:rPr>
          <w:rFonts w:ascii="Verdana" w:hAnsi="Verdana"/>
          <w:sz w:val="24"/>
          <w:szCs w:val="24"/>
        </w:rPr>
        <w:t xml:space="preserve">require responses to be changed </w:t>
      </w:r>
      <w:r w:rsidR="00A21025" w:rsidRPr="006A58B2">
        <w:rPr>
          <w:rFonts w:ascii="Verdana" w:hAnsi="Verdana"/>
          <w:sz w:val="24"/>
          <w:szCs w:val="24"/>
        </w:rPr>
        <w:t xml:space="preserve">if needed to </w:t>
      </w:r>
      <w:r w:rsidRPr="006A58B2">
        <w:rPr>
          <w:rFonts w:ascii="Verdana" w:hAnsi="Verdana"/>
          <w:sz w:val="24"/>
          <w:szCs w:val="24"/>
        </w:rPr>
        <w:t xml:space="preserve">generate the auto-populated denial. </w:t>
      </w:r>
    </w:p>
    <w:p w14:paraId="2EA7C377" w14:textId="62707E2F" w:rsidR="00367C9E" w:rsidRPr="006A58B2" w:rsidRDefault="00367C9E" w:rsidP="00160EE5">
      <w:pPr>
        <w:pStyle w:val="ListParagraph"/>
        <w:numPr>
          <w:ilvl w:val="0"/>
          <w:numId w:val="28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See General Criteria Question </w:t>
      </w:r>
      <w:r w:rsidR="00656267" w:rsidRPr="006A58B2">
        <w:rPr>
          <w:rFonts w:ascii="Verdana" w:hAnsi="Verdana"/>
          <w:sz w:val="24"/>
          <w:szCs w:val="24"/>
        </w:rPr>
        <w:t>G</w:t>
      </w:r>
      <w:r w:rsidRPr="006A58B2">
        <w:rPr>
          <w:rFonts w:ascii="Verdana" w:hAnsi="Verdana"/>
          <w:sz w:val="24"/>
          <w:szCs w:val="24"/>
        </w:rPr>
        <w:t xml:space="preserve">uidance section in </w:t>
      </w:r>
      <w:hyperlink r:id="rId14" w:anchor="!/view?docid=8ab2b003-9440-454e-945c-6262a1fd6e41" w:history="1">
        <w:r w:rsidR="00911267" w:rsidRPr="006A58B2">
          <w:rPr>
            <w:rStyle w:val="Hyperlink"/>
            <w:rFonts w:ascii="Verdana" w:hAnsi="Verdana"/>
            <w:sz w:val="24"/>
            <w:szCs w:val="24"/>
          </w:rPr>
          <w:t>General Criteria Review and Formulary Alternative Considerations (045268)</w:t>
        </w:r>
      </w:hyperlink>
      <w:r w:rsidR="00A45D0C" w:rsidRPr="006A58B2">
        <w:rPr>
          <w:rFonts w:ascii="Verdana" w:hAnsi="Verdana"/>
          <w:sz w:val="24"/>
          <w:szCs w:val="24"/>
        </w:rPr>
        <w:t>.</w:t>
      </w:r>
    </w:p>
    <w:p w14:paraId="3F8ECCF6" w14:textId="77777777" w:rsidR="00F43096" w:rsidRPr="006A58B2" w:rsidRDefault="00F43096" w:rsidP="00F43096">
      <w:pPr>
        <w:pStyle w:val="ListParagraph"/>
        <w:tabs>
          <w:tab w:val="left" w:pos="1800"/>
        </w:tabs>
        <w:rPr>
          <w:rFonts w:ascii="Verdana" w:hAnsi="Verdana" w:cs="Verdana"/>
          <w:b/>
          <w:bCs/>
          <w:sz w:val="24"/>
          <w:szCs w:val="24"/>
        </w:rPr>
      </w:pPr>
    </w:p>
    <w:p w14:paraId="32B772C2" w14:textId="379E782E" w:rsidR="00861F77" w:rsidRPr="006A58B2" w:rsidRDefault="00367C9E" w:rsidP="00084F13">
      <w:pPr>
        <w:pStyle w:val="ListParagraph"/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 w:cs="Verdana"/>
          <w:b/>
          <w:bCs/>
          <w:sz w:val="24"/>
          <w:szCs w:val="24"/>
        </w:rPr>
        <w:t>Note:</w:t>
      </w:r>
      <w:r w:rsidRPr="006A58B2">
        <w:rPr>
          <w:rFonts w:ascii="Verdana" w:hAnsi="Verdana" w:cs="Verdana"/>
          <w:sz w:val="24"/>
          <w:szCs w:val="24"/>
        </w:rPr>
        <w:t xml:space="preserve"> </w:t>
      </w:r>
      <w:r w:rsidR="00861F77" w:rsidRPr="006A58B2">
        <w:rPr>
          <w:rFonts w:ascii="Verdana" w:hAnsi="Verdana" w:cs="Verdana"/>
          <w:sz w:val="24"/>
          <w:szCs w:val="24"/>
        </w:rPr>
        <w:t xml:space="preserve">Documentation questions are not to be changed </w:t>
      </w:r>
      <w:r w:rsidR="004A322E" w:rsidRPr="006A58B2">
        <w:rPr>
          <w:rFonts w:ascii="Verdana" w:hAnsi="Verdana" w:cs="Verdana"/>
          <w:sz w:val="24"/>
          <w:szCs w:val="24"/>
        </w:rPr>
        <w:t xml:space="preserve">from Yes </w:t>
      </w:r>
      <w:r w:rsidR="00861F77" w:rsidRPr="006A58B2">
        <w:rPr>
          <w:rFonts w:ascii="Verdana" w:hAnsi="Verdana" w:cs="Verdana"/>
          <w:sz w:val="24"/>
          <w:szCs w:val="24"/>
        </w:rPr>
        <w:t>to No unless changing to generate auto-populated denial.</w:t>
      </w:r>
      <w:r w:rsidR="00A90F26" w:rsidRPr="006A58B2">
        <w:rPr>
          <w:rFonts w:ascii="Verdana" w:hAnsi="Verdana" w:cs="Verdana"/>
          <w:sz w:val="24"/>
          <w:szCs w:val="24"/>
        </w:rPr>
        <w:t xml:space="preserve"> The RPh is to simply document in their notes if the intent of the question was not met</w:t>
      </w:r>
      <w:r w:rsidR="00084F13" w:rsidRPr="006A58B2">
        <w:rPr>
          <w:rFonts w:ascii="Verdana" w:hAnsi="Verdana" w:cs="Verdana"/>
          <w:sz w:val="24"/>
          <w:szCs w:val="24"/>
        </w:rPr>
        <w:t xml:space="preserve">. </w:t>
      </w:r>
    </w:p>
    <w:p w14:paraId="42BA5857" w14:textId="77777777" w:rsidR="00861F77" w:rsidRPr="006A58B2" w:rsidRDefault="00861F77" w:rsidP="00C3509F">
      <w:pPr>
        <w:autoSpaceDE w:val="0"/>
        <w:autoSpaceDN w:val="0"/>
        <w:adjustRightInd w:val="0"/>
        <w:ind w:firstLine="266"/>
        <w:rPr>
          <w:rFonts w:ascii="Verdana" w:hAnsi="Verdana"/>
        </w:rPr>
      </w:pPr>
    </w:p>
    <w:p w14:paraId="01DBCF9C" w14:textId="59B8DF97" w:rsidR="00861F77" w:rsidRPr="006A58B2" w:rsidRDefault="008860BD" w:rsidP="0067236B">
      <w:pPr>
        <w:tabs>
          <w:tab w:val="left" w:pos="270"/>
        </w:tabs>
        <w:autoSpaceDE w:val="0"/>
        <w:autoSpaceDN w:val="0"/>
        <w:adjustRightInd w:val="0"/>
        <w:rPr>
          <w:rFonts w:ascii="Verdana" w:hAnsi="Verdana"/>
          <w:b/>
        </w:rPr>
      </w:pPr>
      <w:r w:rsidRPr="006A58B2">
        <w:rPr>
          <w:rFonts w:ascii="Verdana" w:hAnsi="Verdana"/>
        </w:rPr>
        <w:t xml:space="preserve"> </w:t>
      </w:r>
      <w:r w:rsidR="00861F77" w:rsidRPr="006A58B2">
        <w:rPr>
          <w:rFonts w:ascii="Verdana" w:hAnsi="Verdana"/>
          <w:b/>
        </w:rPr>
        <w:t xml:space="preserve">Unanswered questions must be </w:t>
      </w:r>
      <w:r w:rsidR="00A21025" w:rsidRPr="006A58B2">
        <w:rPr>
          <w:rFonts w:ascii="Verdana" w:hAnsi="Verdana"/>
          <w:b/>
        </w:rPr>
        <w:t xml:space="preserve">marked </w:t>
      </w:r>
      <w:r w:rsidR="00C23A80" w:rsidRPr="006A58B2">
        <w:rPr>
          <w:rFonts w:ascii="Verdana" w:hAnsi="Verdana"/>
          <w:b/>
        </w:rPr>
        <w:t xml:space="preserve">by the RPh </w:t>
      </w:r>
      <w:r w:rsidR="00861F77" w:rsidRPr="006A58B2">
        <w:rPr>
          <w:rFonts w:ascii="Verdana" w:hAnsi="Verdana"/>
          <w:b/>
        </w:rPr>
        <w:t>when:</w:t>
      </w:r>
    </w:p>
    <w:p w14:paraId="4A4B5F5E" w14:textId="77777777" w:rsidR="00160EE5" w:rsidRPr="006A58B2" w:rsidRDefault="00160EE5" w:rsidP="00160EE5">
      <w:pPr>
        <w:tabs>
          <w:tab w:val="left" w:pos="1800"/>
        </w:tabs>
        <w:rPr>
          <w:rFonts w:ascii="Verdana" w:hAnsi="Verdana"/>
          <w:b/>
        </w:rPr>
      </w:pPr>
    </w:p>
    <w:p w14:paraId="2DFFD758" w14:textId="77777777" w:rsidR="00160EE5" w:rsidRPr="006A58B2" w:rsidRDefault="00861F77" w:rsidP="00160EE5">
      <w:pPr>
        <w:pStyle w:val="ListParagraph"/>
        <w:numPr>
          <w:ilvl w:val="0"/>
          <w:numId w:val="29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The criteria require responses to be answered </w:t>
      </w:r>
      <w:r w:rsidR="00A21025" w:rsidRPr="006A58B2">
        <w:rPr>
          <w:rFonts w:ascii="Verdana" w:hAnsi="Verdana"/>
          <w:sz w:val="24"/>
          <w:szCs w:val="24"/>
        </w:rPr>
        <w:t xml:space="preserve">if needed </w:t>
      </w:r>
      <w:r w:rsidRPr="006A58B2">
        <w:rPr>
          <w:rFonts w:ascii="Verdana" w:hAnsi="Verdana"/>
          <w:sz w:val="24"/>
          <w:szCs w:val="24"/>
        </w:rPr>
        <w:t xml:space="preserve">to generate the auto-populated denial. </w:t>
      </w:r>
    </w:p>
    <w:p w14:paraId="6C108CA0" w14:textId="77777777" w:rsidR="00793903" w:rsidRPr="006A58B2" w:rsidRDefault="00861F77" w:rsidP="00160EE5">
      <w:pPr>
        <w:pStyle w:val="ListParagraph"/>
        <w:numPr>
          <w:ilvl w:val="0"/>
          <w:numId w:val="29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It can be determined that the intent of the question was either met or not met. </w:t>
      </w:r>
    </w:p>
    <w:p w14:paraId="49407D3A" w14:textId="3AF66E70" w:rsidR="00793903" w:rsidRPr="006A58B2" w:rsidRDefault="00CA7257" w:rsidP="00DD05DA">
      <w:pPr>
        <w:pStyle w:val="ListParagraph"/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b/>
          <w:bCs/>
          <w:sz w:val="24"/>
          <w:szCs w:val="24"/>
        </w:rPr>
        <w:t>Note:</w:t>
      </w:r>
      <w:r w:rsidRPr="006A58B2">
        <w:rPr>
          <w:rFonts w:ascii="Verdana" w:hAnsi="Verdana"/>
          <w:sz w:val="24"/>
          <w:szCs w:val="24"/>
        </w:rPr>
        <w:t xml:space="preserve"> If a diagnosis question is unanswered, and RPh is unable to answer favorably based on provided information, fax out the criteria</w:t>
      </w:r>
      <w:r w:rsidR="00084F13" w:rsidRPr="006A58B2">
        <w:rPr>
          <w:rFonts w:ascii="Verdana" w:hAnsi="Verdana"/>
          <w:sz w:val="24"/>
          <w:szCs w:val="24"/>
        </w:rPr>
        <w:t xml:space="preserve">. </w:t>
      </w:r>
    </w:p>
    <w:p w14:paraId="27A37DD7" w14:textId="13FC044D" w:rsidR="00160EE5" w:rsidRPr="006A58B2" w:rsidRDefault="00CA7257" w:rsidP="00793903">
      <w:pPr>
        <w:pStyle w:val="ListParagraph"/>
        <w:numPr>
          <w:ilvl w:val="1"/>
          <w:numId w:val="29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>If the MDO does not answer the diagnosis question or provide an approved indication, the RPh should deny for the diagnosis question as insufficient</w:t>
      </w:r>
      <w:r w:rsidR="00793903" w:rsidRPr="006A58B2">
        <w:rPr>
          <w:rFonts w:ascii="Verdana" w:hAnsi="Verdana"/>
          <w:sz w:val="24"/>
          <w:szCs w:val="24"/>
        </w:rPr>
        <w:t>,</w:t>
      </w:r>
      <w:r w:rsidRPr="006A58B2">
        <w:rPr>
          <w:rFonts w:ascii="Verdana" w:hAnsi="Verdana"/>
          <w:sz w:val="24"/>
          <w:szCs w:val="24"/>
        </w:rPr>
        <w:t> as there is a possibility that patient may have additional diagnoses not provided by MDO.</w:t>
      </w:r>
    </w:p>
    <w:p w14:paraId="5E2B419E" w14:textId="77777777" w:rsidR="00A21025" w:rsidRPr="006A58B2" w:rsidRDefault="00A21025" w:rsidP="0067236B">
      <w:pPr>
        <w:tabs>
          <w:tab w:val="left" w:pos="1800"/>
        </w:tabs>
        <w:rPr>
          <w:rFonts w:ascii="Verdana" w:hAnsi="Verdana"/>
        </w:rPr>
      </w:pPr>
    </w:p>
    <w:p w14:paraId="3C8138EB" w14:textId="101599BA" w:rsidR="00A21025" w:rsidRPr="006A58B2" w:rsidRDefault="00A21025" w:rsidP="0067236B">
      <w:pPr>
        <w:tabs>
          <w:tab w:val="left" w:pos="1800"/>
        </w:tabs>
        <w:rPr>
          <w:rFonts w:ascii="Verdana" w:hAnsi="Verdana"/>
          <w:b/>
        </w:rPr>
      </w:pPr>
      <w:r w:rsidRPr="006A58B2">
        <w:rPr>
          <w:rFonts w:ascii="Verdana" w:hAnsi="Verdana"/>
          <w:b/>
        </w:rPr>
        <w:t>Suggested terminology for PA notes for clarity:</w:t>
      </w:r>
    </w:p>
    <w:p w14:paraId="20399619" w14:textId="77777777" w:rsidR="00FB0B8A" w:rsidRPr="006A58B2" w:rsidRDefault="00FB0B8A" w:rsidP="0067236B">
      <w:pPr>
        <w:tabs>
          <w:tab w:val="left" w:pos="1800"/>
        </w:tabs>
        <w:rPr>
          <w:rFonts w:ascii="Verdana" w:hAnsi="Verdana"/>
          <w:b/>
        </w:rPr>
      </w:pPr>
    </w:p>
    <w:p w14:paraId="7230B1FF" w14:textId="0677D176" w:rsidR="00551055" w:rsidRPr="006A58B2" w:rsidRDefault="00551055" w:rsidP="00160EE5">
      <w:pPr>
        <w:pStyle w:val="ListParagraph"/>
        <w:numPr>
          <w:ilvl w:val="0"/>
          <w:numId w:val="26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Use </w:t>
      </w:r>
      <w:r w:rsidR="00271B6F" w:rsidRPr="006A58B2">
        <w:rPr>
          <w:rFonts w:ascii="Verdana" w:hAnsi="Verdana"/>
          <w:sz w:val="24"/>
          <w:szCs w:val="24"/>
        </w:rPr>
        <w:t>“m</w:t>
      </w:r>
      <w:r w:rsidR="004030CB" w:rsidRPr="006A58B2">
        <w:rPr>
          <w:rFonts w:ascii="Verdana" w:hAnsi="Verdana"/>
          <w:sz w:val="24"/>
          <w:szCs w:val="24"/>
        </w:rPr>
        <w:t>arked</w:t>
      </w:r>
      <w:r w:rsidR="00271B6F" w:rsidRPr="006A58B2">
        <w:rPr>
          <w:rFonts w:ascii="Verdana" w:hAnsi="Verdana"/>
          <w:sz w:val="24"/>
          <w:szCs w:val="24"/>
        </w:rPr>
        <w:t>”</w:t>
      </w:r>
      <w:r w:rsidRPr="006A58B2">
        <w:rPr>
          <w:rFonts w:ascii="Verdana" w:hAnsi="Verdana"/>
          <w:sz w:val="24"/>
          <w:szCs w:val="24"/>
        </w:rPr>
        <w:t xml:space="preserve"> when unanswered question is marked by RP</w:t>
      </w:r>
      <w:r w:rsidR="003E4E60" w:rsidRPr="006A58B2">
        <w:rPr>
          <w:rFonts w:ascii="Verdana" w:hAnsi="Verdana"/>
          <w:sz w:val="24"/>
          <w:szCs w:val="24"/>
        </w:rPr>
        <w:t>h</w:t>
      </w:r>
      <w:r w:rsidRPr="006A58B2">
        <w:rPr>
          <w:rFonts w:ascii="Verdana" w:hAnsi="Verdana"/>
          <w:sz w:val="24"/>
          <w:szCs w:val="24"/>
        </w:rPr>
        <w:t xml:space="preserve"> </w:t>
      </w:r>
      <w:r w:rsidR="00444017" w:rsidRPr="006A58B2">
        <w:rPr>
          <w:rFonts w:ascii="Verdana" w:hAnsi="Verdana"/>
          <w:sz w:val="24"/>
          <w:szCs w:val="24"/>
        </w:rPr>
        <w:t>.</w:t>
      </w:r>
    </w:p>
    <w:p w14:paraId="512969FD" w14:textId="77777777" w:rsidR="00551055" w:rsidRPr="006A58B2" w:rsidRDefault="00551055" w:rsidP="00793903">
      <w:pPr>
        <w:pStyle w:val="ListParagraph"/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b/>
          <w:bCs/>
          <w:sz w:val="24"/>
          <w:szCs w:val="24"/>
        </w:rPr>
        <w:t>Example:</w:t>
      </w:r>
      <w:r w:rsidRPr="006A58B2">
        <w:rPr>
          <w:rFonts w:ascii="Verdana" w:hAnsi="Verdana"/>
          <w:sz w:val="24"/>
          <w:szCs w:val="24"/>
        </w:rPr>
        <w:t xml:space="preserve"> Q1 marked Yes by RPH based on DX.</w:t>
      </w:r>
    </w:p>
    <w:p w14:paraId="3CD3ED8C" w14:textId="5153620F" w:rsidR="00551055" w:rsidRPr="006A58B2" w:rsidRDefault="00551055" w:rsidP="00160EE5">
      <w:pPr>
        <w:pStyle w:val="ListParagraph"/>
        <w:numPr>
          <w:ilvl w:val="0"/>
          <w:numId w:val="26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Use </w:t>
      </w:r>
      <w:r w:rsidR="00271B6F" w:rsidRPr="006A58B2">
        <w:rPr>
          <w:rFonts w:ascii="Verdana" w:hAnsi="Verdana"/>
          <w:sz w:val="24"/>
          <w:szCs w:val="24"/>
        </w:rPr>
        <w:t>“a</w:t>
      </w:r>
      <w:r w:rsidRPr="006A58B2">
        <w:rPr>
          <w:rFonts w:ascii="Verdana" w:hAnsi="Verdana"/>
          <w:sz w:val="24"/>
          <w:szCs w:val="24"/>
        </w:rPr>
        <w:t>nswered</w:t>
      </w:r>
      <w:r w:rsidR="00271B6F" w:rsidRPr="006A58B2">
        <w:rPr>
          <w:rFonts w:ascii="Verdana" w:hAnsi="Verdana"/>
          <w:sz w:val="24"/>
          <w:szCs w:val="24"/>
        </w:rPr>
        <w:t>”</w:t>
      </w:r>
      <w:r w:rsidRPr="006A58B2">
        <w:rPr>
          <w:rFonts w:ascii="Verdana" w:hAnsi="Verdana"/>
          <w:sz w:val="24"/>
          <w:szCs w:val="24"/>
        </w:rPr>
        <w:t xml:space="preserve"> when question is answered by </w:t>
      </w:r>
      <w:r w:rsidR="003E4E60" w:rsidRPr="006A58B2">
        <w:rPr>
          <w:rFonts w:ascii="Verdana" w:hAnsi="Verdana"/>
          <w:sz w:val="24"/>
          <w:szCs w:val="24"/>
        </w:rPr>
        <w:t>doctor’s office (</w:t>
      </w:r>
      <w:r w:rsidRPr="006A58B2">
        <w:rPr>
          <w:rFonts w:ascii="Verdana" w:hAnsi="Verdana"/>
          <w:sz w:val="24"/>
          <w:szCs w:val="24"/>
        </w:rPr>
        <w:t>MDO</w:t>
      </w:r>
      <w:r w:rsidR="003E4E60" w:rsidRPr="006A58B2">
        <w:rPr>
          <w:rFonts w:ascii="Verdana" w:hAnsi="Verdana"/>
          <w:sz w:val="24"/>
          <w:szCs w:val="24"/>
        </w:rPr>
        <w:t>)</w:t>
      </w:r>
      <w:r w:rsidR="00271B6F" w:rsidRPr="006A58B2">
        <w:rPr>
          <w:rFonts w:ascii="Verdana" w:hAnsi="Verdana"/>
          <w:sz w:val="24"/>
          <w:szCs w:val="24"/>
        </w:rPr>
        <w:t>.</w:t>
      </w:r>
    </w:p>
    <w:p w14:paraId="294CD726" w14:textId="77777777" w:rsidR="00551055" w:rsidRPr="006A58B2" w:rsidRDefault="00551055" w:rsidP="00793903">
      <w:pPr>
        <w:tabs>
          <w:tab w:val="left" w:pos="1800"/>
        </w:tabs>
        <w:ind w:left="720"/>
        <w:rPr>
          <w:rFonts w:ascii="Verdana" w:hAnsi="Verdana"/>
        </w:rPr>
      </w:pPr>
      <w:r w:rsidRPr="006A58B2">
        <w:rPr>
          <w:rFonts w:ascii="Verdana" w:hAnsi="Verdana"/>
          <w:b/>
          <w:bCs/>
        </w:rPr>
        <w:t>Example:</w:t>
      </w:r>
      <w:r w:rsidRPr="006A58B2">
        <w:rPr>
          <w:rFonts w:ascii="Verdana" w:hAnsi="Verdana"/>
        </w:rPr>
        <w:t xml:space="preserve"> Q1,2 answered Yes by MDO per fax.</w:t>
      </w:r>
    </w:p>
    <w:p w14:paraId="03E684A1" w14:textId="0AA6E3FE" w:rsidR="00551055" w:rsidRPr="006A58B2" w:rsidRDefault="00551055" w:rsidP="00160EE5">
      <w:pPr>
        <w:pStyle w:val="ListParagraph"/>
        <w:numPr>
          <w:ilvl w:val="0"/>
          <w:numId w:val="26"/>
        </w:numPr>
        <w:tabs>
          <w:tab w:val="left" w:pos="1800"/>
        </w:tabs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Use </w:t>
      </w:r>
      <w:r w:rsidR="0073504F" w:rsidRPr="006A58B2">
        <w:rPr>
          <w:rFonts w:ascii="Verdana" w:hAnsi="Verdana"/>
          <w:sz w:val="24"/>
          <w:szCs w:val="24"/>
        </w:rPr>
        <w:t>“c</w:t>
      </w:r>
      <w:r w:rsidRPr="006A58B2">
        <w:rPr>
          <w:rFonts w:ascii="Verdana" w:hAnsi="Verdana"/>
          <w:sz w:val="24"/>
          <w:szCs w:val="24"/>
        </w:rPr>
        <w:t>hange</w:t>
      </w:r>
      <w:r w:rsidR="00271B6F" w:rsidRPr="006A58B2">
        <w:rPr>
          <w:rFonts w:ascii="Verdana" w:hAnsi="Verdana"/>
          <w:sz w:val="24"/>
          <w:szCs w:val="24"/>
        </w:rPr>
        <w:t>d</w:t>
      </w:r>
      <w:r w:rsidR="0073504F" w:rsidRPr="006A58B2">
        <w:rPr>
          <w:rFonts w:ascii="Verdana" w:hAnsi="Verdana"/>
          <w:sz w:val="24"/>
          <w:szCs w:val="24"/>
        </w:rPr>
        <w:t>”</w:t>
      </w:r>
      <w:r w:rsidRPr="006A58B2">
        <w:rPr>
          <w:rFonts w:ascii="Verdana" w:hAnsi="Verdana"/>
          <w:sz w:val="24"/>
          <w:szCs w:val="24"/>
        </w:rPr>
        <w:t xml:space="preserve"> when MDO answer is changed by RP</w:t>
      </w:r>
      <w:r w:rsidR="003E4E60" w:rsidRPr="006A58B2">
        <w:rPr>
          <w:rFonts w:ascii="Verdana" w:hAnsi="Verdana"/>
          <w:sz w:val="24"/>
          <w:szCs w:val="24"/>
        </w:rPr>
        <w:t>h</w:t>
      </w:r>
      <w:r w:rsidR="0073504F" w:rsidRPr="006A58B2">
        <w:rPr>
          <w:rFonts w:ascii="Verdana" w:hAnsi="Verdana"/>
          <w:sz w:val="24"/>
          <w:szCs w:val="24"/>
        </w:rPr>
        <w:t>.</w:t>
      </w:r>
    </w:p>
    <w:p w14:paraId="3D7AD454" w14:textId="77777777" w:rsidR="00551055" w:rsidRPr="006A58B2" w:rsidRDefault="00551055" w:rsidP="00793903">
      <w:pPr>
        <w:tabs>
          <w:tab w:val="left" w:pos="1800"/>
        </w:tabs>
        <w:ind w:left="720"/>
        <w:rPr>
          <w:rFonts w:ascii="Verdana" w:hAnsi="Verdana"/>
        </w:rPr>
      </w:pPr>
      <w:r w:rsidRPr="006A58B2">
        <w:rPr>
          <w:rFonts w:ascii="Verdana" w:hAnsi="Verdana"/>
          <w:b/>
          <w:bCs/>
        </w:rPr>
        <w:t>Example:</w:t>
      </w:r>
      <w:r w:rsidRPr="006A58B2">
        <w:rPr>
          <w:rFonts w:ascii="Verdana" w:hAnsi="Verdana"/>
        </w:rPr>
        <w:t xml:space="preserve"> Q1 was changed to No based on DX. </w:t>
      </w:r>
    </w:p>
    <w:p w14:paraId="37A9E192" w14:textId="77777777" w:rsidR="000F6CEE" w:rsidRPr="006A58B2" w:rsidRDefault="000F6CEE" w:rsidP="0067236B">
      <w:pPr>
        <w:tabs>
          <w:tab w:val="left" w:pos="1800"/>
        </w:tabs>
        <w:ind w:left="2160"/>
        <w:rPr>
          <w:rFonts w:ascii="Verdana" w:hAnsi="Verdana"/>
        </w:rPr>
      </w:pPr>
    </w:p>
    <w:p w14:paraId="5D8AE0C3" w14:textId="53252FC5" w:rsidR="00861F77" w:rsidRPr="006A58B2" w:rsidRDefault="00511BEB" w:rsidP="00861F77">
      <w:pPr>
        <w:autoSpaceDE w:val="0"/>
        <w:autoSpaceDN w:val="0"/>
        <w:adjustRightInd w:val="0"/>
        <w:ind w:left="720"/>
        <w:rPr>
          <w:rFonts w:ascii="Verdana" w:hAnsi="Verdana"/>
        </w:rPr>
      </w:pPr>
      <w:r>
        <w:rPr>
          <w:rFonts w:ascii="Verdana" w:hAnsi="Verdana"/>
        </w:rPr>
        <w:pict w14:anchorId="796C8487">
          <v:shape id="Picture 1" o:spid="_x0000_i1026" type="#_x0000_t75" alt="https://www7.caremark.com/clt/rxsource/image?url=http://prodcons.caremark.com/cons/groups/public/@rxs/@public/documents/jobaid/%7Eexport/CMS-PRD1-094498%7E11%7ERXSOURCE_DCTEMPLATE/243912-1.gif" style="width:18.4pt;height:15.9pt;visibility:visible;mso-wrap-style:square">
            <v:imagedata r:id="rId15" o:title="243912-1"/>
          </v:shape>
        </w:pict>
      </w:r>
      <w:r w:rsidR="00861F77" w:rsidRPr="006A58B2">
        <w:rPr>
          <w:rFonts w:ascii="Verdana" w:hAnsi="Verdana"/>
          <w:noProof/>
        </w:rPr>
        <w:t xml:space="preserve"> </w:t>
      </w:r>
      <w:r w:rsidR="00861F77" w:rsidRPr="006A58B2">
        <w:rPr>
          <w:rFonts w:ascii="Verdana" w:hAnsi="Verdana"/>
        </w:rPr>
        <w:t>It is required to document in PA Notes what response(s) were changed or answered and the reason for that change. Proper documentation is important for auditing purposes</w:t>
      </w:r>
      <w:r w:rsidR="003635FA" w:rsidRPr="006A58B2">
        <w:rPr>
          <w:rFonts w:ascii="Verdana" w:hAnsi="Verdana"/>
        </w:rPr>
        <w:t xml:space="preserve"> and subsequent PA follow up</w:t>
      </w:r>
      <w:r w:rsidR="00861F77" w:rsidRPr="006A58B2">
        <w:rPr>
          <w:rFonts w:ascii="Verdana" w:hAnsi="Verdana"/>
        </w:rPr>
        <w:t xml:space="preserve">. </w:t>
      </w:r>
    </w:p>
    <w:p w14:paraId="34F7B26C" w14:textId="721E20D0" w:rsidR="0007627F" w:rsidRPr="006A58B2" w:rsidRDefault="0007627F" w:rsidP="00861F77">
      <w:pPr>
        <w:autoSpaceDE w:val="0"/>
        <w:autoSpaceDN w:val="0"/>
        <w:adjustRightInd w:val="0"/>
        <w:ind w:left="720"/>
        <w:rPr>
          <w:rFonts w:ascii="Verdana" w:hAnsi="Verdana"/>
        </w:rPr>
      </w:pPr>
    </w:p>
    <w:p w14:paraId="4F269C57" w14:textId="1098B71C" w:rsidR="00823B7E" w:rsidRPr="006A58B2" w:rsidRDefault="00F83831" w:rsidP="00F83831">
      <w:pPr>
        <w:jc w:val="right"/>
        <w:rPr>
          <w:rFonts w:ascii="Verdana" w:hAnsi="Verdana"/>
        </w:rPr>
      </w:pPr>
      <w:hyperlink w:anchor="_top" w:history="1">
        <w:r w:rsidRPr="006A58B2">
          <w:rPr>
            <w:rStyle w:val="Hyperlink"/>
            <w:rFonts w:ascii="Verdana" w:hAnsi="Verdana"/>
          </w:rPr>
          <w:t>Top of the Document</w:t>
        </w:r>
      </w:hyperlink>
    </w:p>
    <w:tbl>
      <w:tblPr>
        <w:tblW w:w="5027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20"/>
      </w:tblGrid>
      <w:tr w:rsidR="00823B7E" w:rsidRPr="006A58B2" w14:paraId="549D06A1" w14:textId="77777777" w:rsidTr="00D36395">
        <w:tc>
          <w:tcPr>
            <w:tcW w:w="5000" w:type="pct"/>
            <w:shd w:val="clear" w:color="auto" w:fill="C0C0C0"/>
          </w:tcPr>
          <w:p w14:paraId="1748882E" w14:textId="5BFBA9D8" w:rsidR="00823B7E" w:rsidRPr="006A58B2" w:rsidRDefault="00823B7E" w:rsidP="00D36395">
            <w:pPr>
              <w:pStyle w:val="Heading2"/>
              <w:tabs>
                <w:tab w:val="left" w:pos="11985"/>
              </w:tabs>
              <w:rPr>
                <w:rFonts w:ascii="Verdana" w:hAnsi="Verdana"/>
                <w:i w:val="0"/>
                <w:iCs w:val="0"/>
              </w:rPr>
            </w:pPr>
            <w:bookmarkStart w:id="20" w:name="_Toc213910438"/>
            <w:r w:rsidRPr="006A58B2">
              <w:rPr>
                <w:rFonts w:ascii="Verdana" w:hAnsi="Verdana"/>
                <w:i w:val="0"/>
                <w:iCs w:val="0"/>
              </w:rPr>
              <w:t>Reviewing Formulary Alternative</w:t>
            </w:r>
            <w:r w:rsidR="007B011A" w:rsidRPr="006A58B2">
              <w:rPr>
                <w:rFonts w:ascii="Verdana" w:hAnsi="Verdana"/>
                <w:i w:val="0"/>
                <w:iCs w:val="0"/>
              </w:rPr>
              <w:t xml:space="preserve"> Documentation</w:t>
            </w:r>
            <w:bookmarkEnd w:id="20"/>
          </w:p>
        </w:tc>
      </w:tr>
    </w:tbl>
    <w:p w14:paraId="53483E51" w14:textId="77777777" w:rsidR="00FD7003" w:rsidRPr="006A58B2" w:rsidRDefault="00FD7003" w:rsidP="00E20542">
      <w:pPr>
        <w:rPr>
          <w:rFonts w:ascii="Verdana" w:hAnsi="Verdana"/>
        </w:rPr>
      </w:pPr>
    </w:p>
    <w:p w14:paraId="271437FD" w14:textId="00763E7F" w:rsidR="005D1135" w:rsidRPr="006A58B2" w:rsidRDefault="00F4633C" w:rsidP="00E20542">
      <w:pPr>
        <w:rPr>
          <w:rFonts w:ascii="Verdana" w:hAnsi="Verdana"/>
        </w:rPr>
      </w:pPr>
      <w:r w:rsidRPr="006A58B2">
        <w:rPr>
          <w:rFonts w:ascii="Verdana" w:hAnsi="Verdana"/>
        </w:rPr>
        <w:t xml:space="preserve">The chart below lists commonly encountered scenarios when the </w:t>
      </w:r>
      <w:r w:rsidR="00E20542" w:rsidRPr="006A58B2">
        <w:rPr>
          <w:rFonts w:ascii="Verdana" w:hAnsi="Verdana"/>
        </w:rPr>
        <w:t xml:space="preserve">MDO answers </w:t>
      </w:r>
      <w:r w:rsidRPr="006A58B2">
        <w:rPr>
          <w:rFonts w:ascii="Verdana" w:hAnsi="Verdana"/>
        </w:rPr>
        <w:t xml:space="preserve">the </w:t>
      </w:r>
      <w:r w:rsidR="00E20542" w:rsidRPr="006A58B2">
        <w:rPr>
          <w:rFonts w:ascii="Verdana" w:hAnsi="Verdana"/>
        </w:rPr>
        <w:t>formulary alternative question “Yes” and documentation is required</w:t>
      </w:r>
      <w:r w:rsidRPr="006A58B2">
        <w:rPr>
          <w:rFonts w:ascii="Verdana" w:hAnsi="Verdana"/>
        </w:rPr>
        <w:t>.</w:t>
      </w:r>
    </w:p>
    <w:p w14:paraId="29CDAA29" w14:textId="77777777" w:rsidR="00B537A8" w:rsidRPr="006A58B2" w:rsidRDefault="00B537A8" w:rsidP="00E20542">
      <w:pPr>
        <w:rPr>
          <w:rFonts w:ascii="Verdana" w:hAnsi="Verdan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1"/>
        <w:gridCol w:w="6459"/>
      </w:tblGrid>
      <w:tr w:rsidR="005D1135" w:rsidRPr="006A58B2" w14:paraId="379D1F9F" w14:textId="77777777" w:rsidTr="00DD05DA">
        <w:tc>
          <w:tcPr>
            <w:tcW w:w="2506" w:type="pct"/>
            <w:shd w:val="clear" w:color="auto" w:fill="E6E6E6"/>
          </w:tcPr>
          <w:p w14:paraId="4DB4B528" w14:textId="309179C0" w:rsidR="005D1135" w:rsidRPr="006A58B2" w:rsidRDefault="005D1135" w:rsidP="00793903">
            <w:pPr>
              <w:jc w:val="center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</w:rPr>
              <w:t xml:space="preserve">Insufficient Information </w:t>
            </w:r>
            <w:r w:rsidR="00046301" w:rsidRPr="006A58B2">
              <w:rPr>
                <w:rFonts w:ascii="Verdana" w:hAnsi="Verdana"/>
                <w:b/>
              </w:rPr>
              <w:t xml:space="preserve">Clinical </w:t>
            </w:r>
            <w:r w:rsidRPr="006A58B2">
              <w:rPr>
                <w:rFonts w:ascii="Verdana" w:hAnsi="Verdana"/>
                <w:b/>
              </w:rPr>
              <w:t>Denial</w:t>
            </w:r>
            <w:r w:rsidR="00F4633C" w:rsidRPr="006A58B2">
              <w:rPr>
                <w:rFonts w:ascii="Verdana" w:hAnsi="Verdana"/>
                <w:b/>
              </w:rPr>
              <w:t xml:space="preserve"> Scenarios</w:t>
            </w:r>
          </w:p>
        </w:tc>
        <w:tc>
          <w:tcPr>
            <w:tcW w:w="2494" w:type="pct"/>
            <w:shd w:val="clear" w:color="auto" w:fill="E6E6E6"/>
          </w:tcPr>
          <w:p w14:paraId="2896ADFA" w14:textId="28D0931B" w:rsidR="005D1135" w:rsidRPr="006A58B2" w:rsidRDefault="00046301" w:rsidP="00793903">
            <w:pPr>
              <w:jc w:val="center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</w:rPr>
              <w:t>Sufficient Information Clinical</w:t>
            </w:r>
            <w:r w:rsidR="00F4633C" w:rsidRPr="006A58B2">
              <w:rPr>
                <w:rFonts w:ascii="Verdana" w:hAnsi="Verdana"/>
                <w:b/>
              </w:rPr>
              <w:t xml:space="preserve"> </w:t>
            </w:r>
            <w:r w:rsidR="005D1135" w:rsidRPr="006A58B2">
              <w:rPr>
                <w:rFonts w:ascii="Verdana" w:hAnsi="Verdana"/>
                <w:b/>
              </w:rPr>
              <w:t xml:space="preserve">Denial </w:t>
            </w:r>
            <w:r w:rsidR="00F4633C" w:rsidRPr="006A58B2">
              <w:rPr>
                <w:rFonts w:ascii="Verdana" w:hAnsi="Verdana"/>
                <w:b/>
              </w:rPr>
              <w:t>Scenario</w:t>
            </w:r>
            <w:r w:rsidRPr="006A58B2">
              <w:rPr>
                <w:rFonts w:ascii="Verdana" w:hAnsi="Verdana"/>
                <w:b/>
              </w:rPr>
              <w:t>s</w:t>
            </w:r>
          </w:p>
        </w:tc>
      </w:tr>
      <w:tr w:rsidR="005D1135" w:rsidRPr="006A58B2" w14:paraId="0B8DFC7E" w14:textId="77777777" w:rsidTr="00DD05DA">
        <w:tc>
          <w:tcPr>
            <w:tcW w:w="2506" w:type="pct"/>
          </w:tcPr>
          <w:p w14:paraId="031D0DD4" w14:textId="77777777" w:rsidR="00D367AE" w:rsidRPr="006A58B2" w:rsidRDefault="00F4633C" w:rsidP="00793903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Sufficient</w:t>
            </w:r>
            <w:r w:rsidR="005D1135" w:rsidRPr="006A58B2">
              <w:rPr>
                <w:rFonts w:ascii="Verdana" w:hAnsi="Verdana"/>
              </w:rPr>
              <w:t xml:space="preserve"> number of appropriate alternatives are listed but lack documentation of failure reason or date of trial (if required on that particular form)</w:t>
            </w:r>
            <w:r w:rsidR="00793903" w:rsidRPr="006A58B2">
              <w:rPr>
                <w:rFonts w:ascii="Verdana" w:hAnsi="Verdana"/>
              </w:rPr>
              <w:t>.</w:t>
            </w:r>
          </w:p>
          <w:p w14:paraId="21D2DB66" w14:textId="2612CAA9" w:rsidR="00183B7D" w:rsidRPr="006A58B2" w:rsidRDefault="00183B7D" w:rsidP="00793903">
            <w:pPr>
              <w:rPr>
                <w:rFonts w:ascii="Verdana" w:hAnsi="Verdana"/>
              </w:rPr>
            </w:pPr>
          </w:p>
        </w:tc>
        <w:tc>
          <w:tcPr>
            <w:tcW w:w="2494" w:type="pct"/>
            <w:vMerge w:val="restart"/>
          </w:tcPr>
          <w:p w14:paraId="31379A38" w14:textId="61B79252" w:rsidR="005D1135" w:rsidRPr="006A58B2" w:rsidRDefault="00DD05DA" w:rsidP="00DD05DA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A</w:t>
            </w:r>
            <w:r w:rsidR="005D1135" w:rsidRPr="006A58B2">
              <w:rPr>
                <w:rFonts w:ascii="Verdana" w:hAnsi="Verdana"/>
              </w:rPr>
              <w:t>lternatives are provided (with or without complete documentation)</w:t>
            </w:r>
            <w:r w:rsidR="00440336" w:rsidRPr="006A58B2">
              <w:rPr>
                <w:rFonts w:ascii="Verdana" w:hAnsi="Verdana"/>
              </w:rPr>
              <w:t xml:space="preserve"> and</w:t>
            </w:r>
            <w:r w:rsidR="00867682" w:rsidRPr="006A58B2">
              <w:rPr>
                <w:rFonts w:ascii="Verdana" w:hAnsi="Verdana"/>
              </w:rPr>
              <w:t xml:space="preserve"> the patient has not tried the required number o</w:t>
            </w:r>
            <w:r w:rsidR="00440336" w:rsidRPr="006A58B2">
              <w:rPr>
                <w:rFonts w:ascii="Verdana" w:hAnsi="Verdana"/>
              </w:rPr>
              <w:t>f</w:t>
            </w:r>
            <w:r w:rsidR="00867682" w:rsidRPr="006A58B2">
              <w:rPr>
                <w:rFonts w:ascii="Verdana" w:hAnsi="Verdana"/>
              </w:rPr>
              <w:t xml:space="preserve"> alternatives</w:t>
            </w:r>
            <w:r w:rsidR="00440336" w:rsidRPr="006A58B2">
              <w:rPr>
                <w:rFonts w:ascii="Verdana" w:hAnsi="Verdana"/>
              </w:rPr>
              <w:t>,</w:t>
            </w:r>
            <w:r w:rsidR="00867682" w:rsidRPr="006A58B2">
              <w:rPr>
                <w:rFonts w:ascii="Verdana" w:hAnsi="Verdana"/>
              </w:rPr>
              <w:t xml:space="preserve"> or the alternatives given are not correct or clinically appropriate.</w:t>
            </w:r>
          </w:p>
          <w:p w14:paraId="3D2418BB" w14:textId="77777777" w:rsidR="00EF3633" w:rsidRPr="006A58B2" w:rsidRDefault="00EF3633" w:rsidP="00774C6F">
            <w:pPr>
              <w:ind w:left="720"/>
              <w:rPr>
                <w:rFonts w:ascii="Verdana" w:hAnsi="Verdana"/>
              </w:rPr>
            </w:pPr>
          </w:p>
          <w:p w14:paraId="2CD5953A" w14:textId="5A7537BE" w:rsidR="005D1135" w:rsidRPr="006A58B2" w:rsidRDefault="00440336" w:rsidP="00E20542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</w:rPr>
              <w:t>Example</w:t>
            </w:r>
            <w:r w:rsidR="00E20542" w:rsidRPr="006A58B2">
              <w:rPr>
                <w:rFonts w:ascii="Verdana" w:hAnsi="Verdana"/>
                <w:b/>
              </w:rPr>
              <w:t xml:space="preserve"> 1</w:t>
            </w:r>
            <w:r w:rsidRPr="006A58B2">
              <w:rPr>
                <w:rFonts w:ascii="Verdana" w:hAnsi="Verdana"/>
                <w:b/>
              </w:rPr>
              <w:t>:</w:t>
            </w:r>
            <w:r w:rsidRPr="006A58B2">
              <w:rPr>
                <w:rFonts w:ascii="Verdana" w:hAnsi="Verdana"/>
              </w:rPr>
              <w:t xml:space="preserve"> MDO </w:t>
            </w:r>
            <w:r w:rsidR="00BB6A62" w:rsidRPr="006A58B2">
              <w:rPr>
                <w:rFonts w:ascii="Verdana" w:hAnsi="Verdana"/>
              </w:rPr>
              <w:t xml:space="preserve">documented </w:t>
            </w:r>
            <w:r w:rsidR="00EF3633" w:rsidRPr="006A58B2">
              <w:rPr>
                <w:rFonts w:ascii="Verdana" w:hAnsi="Verdana"/>
              </w:rPr>
              <w:t>“Lovastatin – therapeutic failure, Pravastatin – therapeutic failure”</w:t>
            </w:r>
            <w:r w:rsidR="00BB6A62" w:rsidRPr="006A58B2">
              <w:rPr>
                <w:rFonts w:ascii="Verdana" w:hAnsi="Verdana"/>
              </w:rPr>
              <w:t xml:space="preserve"> – this is a </w:t>
            </w:r>
            <w:r w:rsidR="00046301" w:rsidRPr="006A58B2">
              <w:rPr>
                <w:rFonts w:ascii="Verdana" w:hAnsi="Verdana"/>
              </w:rPr>
              <w:t xml:space="preserve">sufficient information denial, </w:t>
            </w:r>
            <w:r w:rsidR="00457212" w:rsidRPr="006A58B2">
              <w:rPr>
                <w:rFonts w:ascii="Verdana" w:hAnsi="Verdana"/>
              </w:rPr>
              <w:t xml:space="preserve">required </w:t>
            </w:r>
            <w:r w:rsidR="00BB6A62" w:rsidRPr="006A58B2">
              <w:rPr>
                <w:rFonts w:ascii="Verdana" w:hAnsi="Verdana"/>
              </w:rPr>
              <w:t>trial and failure of 3 statins has not been met</w:t>
            </w:r>
            <w:r w:rsidR="00DD05DA" w:rsidRPr="006A58B2">
              <w:rPr>
                <w:rFonts w:ascii="Verdana" w:hAnsi="Verdana"/>
              </w:rPr>
              <w:t>.</w:t>
            </w:r>
          </w:p>
          <w:p w14:paraId="18CA9D00" w14:textId="77777777" w:rsidR="00EF3633" w:rsidRPr="006A58B2" w:rsidRDefault="00EF3633" w:rsidP="00774C6F">
            <w:pPr>
              <w:ind w:left="720"/>
              <w:rPr>
                <w:rFonts w:ascii="Verdana" w:hAnsi="Verdana"/>
              </w:rPr>
            </w:pPr>
          </w:p>
          <w:p w14:paraId="2FF5D50E" w14:textId="5DE859B3" w:rsidR="00EF3633" w:rsidRPr="006A58B2" w:rsidRDefault="00EF3633" w:rsidP="00E20542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</w:rPr>
              <w:t>Example 2:</w:t>
            </w:r>
            <w:r w:rsidRPr="006A58B2">
              <w:rPr>
                <w:rFonts w:ascii="Verdana" w:hAnsi="Verdana"/>
              </w:rPr>
              <w:t xml:space="preserve"> MDO </w:t>
            </w:r>
            <w:r w:rsidR="00BB6A62" w:rsidRPr="006A58B2">
              <w:rPr>
                <w:rFonts w:ascii="Verdana" w:hAnsi="Verdana"/>
              </w:rPr>
              <w:t xml:space="preserve">documented </w:t>
            </w:r>
            <w:r w:rsidRPr="006A58B2">
              <w:rPr>
                <w:rFonts w:ascii="Verdana" w:hAnsi="Verdana"/>
              </w:rPr>
              <w:t>“Lovastatin, Pravastatin” (without reason for failure)</w:t>
            </w:r>
            <w:r w:rsidR="00BB6A62" w:rsidRPr="006A58B2">
              <w:rPr>
                <w:rFonts w:ascii="Verdana" w:hAnsi="Verdana"/>
              </w:rPr>
              <w:t xml:space="preserve"> – this </w:t>
            </w:r>
            <w:r w:rsidR="00457212" w:rsidRPr="006A58B2">
              <w:rPr>
                <w:rFonts w:ascii="Verdana" w:hAnsi="Verdana"/>
              </w:rPr>
              <w:t>is</w:t>
            </w:r>
            <w:r w:rsidR="00BB6A62" w:rsidRPr="006A58B2">
              <w:rPr>
                <w:rFonts w:ascii="Verdana" w:hAnsi="Verdana"/>
              </w:rPr>
              <w:t xml:space="preserve"> </w:t>
            </w:r>
            <w:r w:rsidR="00457212" w:rsidRPr="006A58B2">
              <w:rPr>
                <w:rFonts w:ascii="Verdana" w:hAnsi="Verdana"/>
              </w:rPr>
              <w:t xml:space="preserve">a </w:t>
            </w:r>
            <w:r w:rsidR="00046301" w:rsidRPr="006A58B2">
              <w:rPr>
                <w:rFonts w:ascii="Verdana" w:hAnsi="Verdana"/>
              </w:rPr>
              <w:t>sufficient information</w:t>
            </w:r>
            <w:r w:rsidR="00BB6A62" w:rsidRPr="006A58B2">
              <w:rPr>
                <w:rFonts w:ascii="Verdana" w:hAnsi="Verdana"/>
              </w:rPr>
              <w:t xml:space="preserve"> denial, </w:t>
            </w:r>
            <w:r w:rsidR="00457212" w:rsidRPr="006A58B2">
              <w:rPr>
                <w:rFonts w:ascii="Verdana" w:hAnsi="Verdana"/>
              </w:rPr>
              <w:t xml:space="preserve">required </w:t>
            </w:r>
            <w:r w:rsidR="00BB6A62" w:rsidRPr="006A58B2">
              <w:rPr>
                <w:rFonts w:ascii="Verdana" w:hAnsi="Verdana"/>
              </w:rPr>
              <w:t>trial and failure of 3 statins has not been met</w:t>
            </w:r>
            <w:r w:rsidR="00DD05DA" w:rsidRPr="006A58B2">
              <w:rPr>
                <w:rFonts w:ascii="Verdana" w:hAnsi="Verdana"/>
              </w:rPr>
              <w:t>.</w:t>
            </w:r>
          </w:p>
          <w:p w14:paraId="04FB3B94" w14:textId="77777777" w:rsidR="00EF3633" w:rsidRPr="006A58B2" w:rsidRDefault="00EF3633" w:rsidP="00774C6F">
            <w:pPr>
              <w:ind w:left="720"/>
              <w:rPr>
                <w:rFonts w:ascii="Verdana" w:hAnsi="Verdana"/>
              </w:rPr>
            </w:pPr>
          </w:p>
          <w:p w14:paraId="352946CD" w14:textId="00B5FB53" w:rsidR="00EF3633" w:rsidRPr="006A58B2" w:rsidRDefault="00EF3633">
            <w:pPr>
              <w:rPr>
                <w:rFonts w:ascii="Verdana" w:hAnsi="Verdana"/>
              </w:rPr>
            </w:pPr>
          </w:p>
        </w:tc>
      </w:tr>
      <w:tr w:rsidR="005D1135" w:rsidRPr="006A58B2" w14:paraId="59EDC2D2" w14:textId="77777777" w:rsidTr="00DD05DA">
        <w:tc>
          <w:tcPr>
            <w:tcW w:w="2506" w:type="pct"/>
          </w:tcPr>
          <w:p w14:paraId="294939ED" w14:textId="77777777" w:rsidR="005D1135" w:rsidRPr="006A58B2" w:rsidRDefault="00F4633C" w:rsidP="00793903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No</w:t>
            </w:r>
            <w:r w:rsidR="005D1135" w:rsidRPr="006A58B2">
              <w:rPr>
                <w:rFonts w:ascii="Verdana" w:hAnsi="Verdana"/>
              </w:rPr>
              <w:t xml:space="preserve"> documentation is provided at all</w:t>
            </w:r>
            <w:r w:rsidR="00793903" w:rsidRPr="006A58B2">
              <w:rPr>
                <w:rFonts w:ascii="Verdana" w:hAnsi="Verdana"/>
              </w:rPr>
              <w:t>.</w:t>
            </w:r>
          </w:p>
          <w:p w14:paraId="611C3554" w14:textId="3300066D" w:rsidR="00183B7D" w:rsidRPr="006A58B2" w:rsidRDefault="00183B7D" w:rsidP="00793903">
            <w:pPr>
              <w:rPr>
                <w:rFonts w:ascii="Verdana" w:hAnsi="Verdana"/>
              </w:rPr>
            </w:pPr>
          </w:p>
        </w:tc>
        <w:tc>
          <w:tcPr>
            <w:tcW w:w="2494" w:type="pct"/>
            <w:vMerge/>
            <w:shd w:val="clear" w:color="auto" w:fill="E2EFD9" w:themeFill="accent6" w:themeFillTint="33"/>
          </w:tcPr>
          <w:p w14:paraId="1236C344" w14:textId="77777777" w:rsidR="005D1135" w:rsidRPr="006A58B2" w:rsidRDefault="005D1135" w:rsidP="005D1135">
            <w:pPr>
              <w:rPr>
                <w:rFonts w:ascii="Verdana" w:hAnsi="Verdana"/>
                <w:highlight w:val="yellow"/>
              </w:rPr>
            </w:pPr>
          </w:p>
        </w:tc>
      </w:tr>
      <w:tr w:rsidR="005D1135" w:rsidRPr="006A58B2" w14:paraId="79C26A57" w14:textId="77777777" w:rsidTr="00DD05DA">
        <w:tc>
          <w:tcPr>
            <w:tcW w:w="2506" w:type="pct"/>
          </w:tcPr>
          <w:p w14:paraId="1157D832" w14:textId="5449962B" w:rsidR="00F4633C" w:rsidRPr="006A58B2" w:rsidRDefault="005D1135" w:rsidP="00793903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 xml:space="preserve">MDO </w:t>
            </w:r>
            <w:r w:rsidR="00F4633C" w:rsidRPr="006A58B2">
              <w:rPr>
                <w:rFonts w:ascii="Verdana" w:hAnsi="Verdana"/>
              </w:rPr>
              <w:t xml:space="preserve">gives </w:t>
            </w:r>
            <w:r w:rsidRPr="006A58B2">
              <w:rPr>
                <w:rFonts w:ascii="Verdana" w:hAnsi="Verdana"/>
              </w:rPr>
              <w:t xml:space="preserve">reasons for failure </w:t>
            </w:r>
            <w:r w:rsidR="00F4633C" w:rsidRPr="006A58B2">
              <w:rPr>
                <w:rFonts w:ascii="Verdana" w:hAnsi="Verdana"/>
              </w:rPr>
              <w:t xml:space="preserve">without providing </w:t>
            </w:r>
            <w:r w:rsidRPr="006A58B2">
              <w:rPr>
                <w:rFonts w:ascii="Verdana" w:hAnsi="Verdana"/>
              </w:rPr>
              <w:t>drug names</w:t>
            </w:r>
            <w:r w:rsidR="00793903" w:rsidRPr="006A58B2">
              <w:rPr>
                <w:rFonts w:ascii="Verdana" w:hAnsi="Verdana"/>
              </w:rPr>
              <w:t>.</w:t>
            </w:r>
          </w:p>
          <w:p w14:paraId="720DAAD6" w14:textId="77777777" w:rsidR="00D863BE" w:rsidRPr="006A58B2" w:rsidRDefault="00D863BE" w:rsidP="0067236B">
            <w:pPr>
              <w:ind w:left="360"/>
              <w:rPr>
                <w:rFonts w:ascii="Verdana" w:hAnsi="Verdana"/>
              </w:rPr>
            </w:pPr>
          </w:p>
          <w:p w14:paraId="115FC82F" w14:textId="48976F70" w:rsidR="00F4633C" w:rsidRPr="006A58B2" w:rsidRDefault="00F4633C" w:rsidP="00F4633C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</w:rPr>
              <w:t>Example 1:</w:t>
            </w:r>
            <w:r w:rsidRPr="006A58B2">
              <w:rPr>
                <w:rFonts w:ascii="Verdana" w:hAnsi="Verdana"/>
              </w:rPr>
              <w:t xml:space="preserve"> MDO </w:t>
            </w:r>
            <w:r w:rsidR="00BB6A62" w:rsidRPr="006A58B2">
              <w:rPr>
                <w:rFonts w:ascii="Verdana" w:hAnsi="Verdana"/>
              </w:rPr>
              <w:t xml:space="preserve">documented </w:t>
            </w:r>
            <w:r w:rsidRPr="006A58B2">
              <w:rPr>
                <w:rFonts w:ascii="Verdana" w:hAnsi="Verdana"/>
              </w:rPr>
              <w:t>“failed all alternatives”</w:t>
            </w:r>
            <w:r w:rsidR="00BB6A62" w:rsidRPr="006A58B2">
              <w:rPr>
                <w:rFonts w:ascii="Verdana" w:hAnsi="Verdana"/>
              </w:rPr>
              <w:t xml:space="preserve"> – this is insufficient</w:t>
            </w:r>
            <w:r w:rsidR="007B011A" w:rsidRPr="006A58B2">
              <w:rPr>
                <w:rFonts w:ascii="Verdana" w:hAnsi="Verdana"/>
              </w:rPr>
              <w:t>, it is assumed from the statement that the p</w:t>
            </w:r>
            <w:r w:rsidR="006C5D80" w:rsidRPr="006A58B2">
              <w:rPr>
                <w:rFonts w:ascii="Verdana" w:hAnsi="Verdana"/>
              </w:rPr>
              <w:t>atien</w:t>
            </w:r>
            <w:r w:rsidR="007B011A" w:rsidRPr="006A58B2">
              <w:rPr>
                <w:rFonts w:ascii="Verdana" w:hAnsi="Verdana"/>
              </w:rPr>
              <w:t xml:space="preserve">t has met the requirement of trial of all </w:t>
            </w:r>
            <w:r w:rsidR="00C16A23" w:rsidRPr="006A58B2">
              <w:rPr>
                <w:rFonts w:ascii="Verdana" w:hAnsi="Verdana"/>
              </w:rPr>
              <w:t>alternatives,</w:t>
            </w:r>
            <w:r w:rsidR="007B011A" w:rsidRPr="006A58B2">
              <w:rPr>
                <w:rFonts w:ascii="Verdana" w:hAnsi="Verdana"/>
              </w:rPr>
              <w:t xml:space="preserve"> but the drug </w:t>
            </w:r>
            <w:r w:rsidR="00BB6A62" w:rsidRPr="006A58B2">
              <w:rPr>
                <w:rFonts w:ascii="Verdana" w:hAnsi="Verdana"/>
              </w:rPr>
              <w:t>names</w:t>
            </w:r>
            <w:r w:rsidR="007B011A" w:rsidRPr="006A58B2">
              <w:rPr>
                <w:rFonts w:ascii="Verdana" w:hAnsi="Verdana"/>
              </w:rPr>
              <w:t xml:space="preserve"> are missing</w:t>
            </w:r>
            <w:r w:rsidR="00793903" w:rsidRPr="006A58B2">
              <w:rPr>
                <w:rFonts w:ascii="Verdana" w:hAnsi="Verdana"/>
              </w:rPr>
              <w:t>.</w:t>
            </w:r>
          </w:p>
          <w:p w14:paraId="228F710B" w14:textId="77777777" w:rsidR="00BB6A62" w:rsidRPr="006A58B2" w:rsidRDefault="00BB6A62" w:rsidP="00F4633C">
            <w:pPr>
              <w:rPr>
                <w:rFonts w:ascii="Verdana" w:hAnsi="Verdana"/>
              </w:rPr>
            </w:pPr>
          </w:p>
          <w:p w14:paraId="73F06EC9" w14:textId="26F7AA06" w:rsidR="00BB6A62" w:rsidRPr="006A58B2" w:rsidRDefault="00BB6A62" w:rsidP="00F4633C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</w:rPr>
              <w:t>Example 2:</w:t>
            </w:r>
            <w:r w:rsidRPr="006A58B2">
              <w:rPr>
                <w:rFonts w:ascii="Verdana" w:hAnsi="Verdana"/>
              </w:rPr>
              <w:t xml:space="preserve"> MDO documented “lovastatin, pravastatin, simvastatin” – this is insufficient, the p</w:t>
            </w:r>
            <w:r w:rsidR="006C5D80" w:rsidRPr="006A58B2">
              <w:rPr>
                <w:rFonts w:ascii="Verdana" w:hAnsi="Verdana"/>
              </w:rPr>
              <w:t>a</w:t>
            </w:r>
            <w:r w:rsidRPr="006A58B2">
              <w:rPr>
                <w:rFonts w:ascii="Verdana" w:hAnsi="Verdana"/>
              </w:rPr>
              <w:t>t</w:t>
            </w:r>
            <w:r w:rsidR="006C5D80" w:rsidRPr="006A58B2">
              <w:rPr>
                <w:rFonts w:ascii="Verdana" w:hAnsi="Verdana"/>
              </w:rPr>
              <w:t>ient</w:t>
            </w:r>
            <w:r w:rsidRPr="006A58B2">
              <w:rPr>
                <w:rFonts w:ascii="Verdana" w:hAnsi="Verdana"/>
              </w:rPr>
              <w:t xml:space="preserve"> has met the requirement of trial of 3 alternatives but the reasons for failure</w:t>
            </w:r>
            <w:r w:rsidR="007B011A" w:rsidRPr="006A58B2">
              <w:rPr>
                <w:rFonts w:ascii="Verdana" w:hAnsi="Verdana"/>
              </w:rPr>
              <w:t xml:space="preserve"> are missing</w:t>
            </w:r>
            <w:r w:rsidR="00793903" w:rsidRPr="006A58B2">
              <w:rPr>
                <w:rFonts w:ascii="Verdana" w:hAnsi="Verdana"/>
              </w:rPr>
              <w:t>.</w:t>
            </w:r>
          </w:p>
          <w:p w14:paraId="69D71345" w14:textId="3BA98B60" w:rsidR="005D1135" w:rsidRPr="006A58B2" w:rsidRDefault="005D1135" w:rsidP="0067236B">
            <w:pPr>
              <w:ind w:left="360"/>
              <w:rPr>
                <w:rFonts w:ascii="Verdana" w:hAnsi="Verdana"/>
              </w:rPr>
            </w:pPr>
          </w:p>
        </w:tc>
        <w:tc>
          <w:tcPr>
            <w:tcW w:w="2494" w:type="pct"/>
            <w:vMerge/>
            <w:shd w:val="clear" w:color="auto" w:fill="E2EFD9" w:themeFill="accent6" w:themeFillTint="33"/>
          </w:tcPr>
          <w:p w14:paraId="7B0B40D0" w14:textId="77777777" w:rsidR="005D1135" w:rsidRPr="006A58B2" w:rsidRDefault="005D1135" w:rsidP="005D1135">
            <w:pPr>
              <w:rPr>
                <w:rFonts w:ascii="Verdana" w:hAnsi="Verdana"/>
              </w:rPr>
            </w:pPr>
          </w:p>
        </w:tc>
      </w:tr>
    </w:tbl>
    <w:p w14:paraId="35C6E222" w14:textId="77777777" w:rsidR="00B847A5" w:rsidRPr="006A58B2" w:rsidRDefault="00B847A5" w:rsidP="00A668D8">
      <w:pPr>
        <w:rPr>
          <w:rFonts w:ascii="Verdana" w:hAnsi="Verdana"/>
        </w:rPr>
      </w:pPr>
    </w:p>
    <w:p w14:paraId="6E9B3156" w14:textId="40EEA75C" w:rsidR="00B86B0F" w:rsidRPr="006A58B2" w:rsidRDefault="00E075CE" w:rsidP="00E075CE">
      <w:pPr>
        <w:jc w:val="right"/>
        <w:rPr>
          <w:rFonts w:ascii="Verdana" w:hAnsi="Verdana"/>
        </w:rPr>
      </w:pPr>
      <w:hyperlink w:anchor="_top" w:history="1">
        <w:r w:rsidRPr="006A58B2">
          <w:rPr>
            <w:rStyle w:val="Hyperlink"/>
            <w:rFonts w:ascii="Verdana" w:hAnsi="Verdana"/>
          </w:rPr>
          <w:t>Top of the Document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50"/>
      </w:tblGrid>
      <w:tr w:rsidR="00581D3F" w:rsidRPr="006A58B2" w14:paraId="166024D0" w14:textId="77777777" w:rsidTr="002D2ACC">
        <w:tc>
          <w:tcPr>
            <w:tcW w:w="5000" w:type="pct"/>
            <w:shd w:val="clear" w:color="auto" w:fill="C0C0C0"/>
          </w:tcPr>
          <w:p w14:paraId="453ED437" w14:textId="77777777" w:rsidR="00581D3F" w:rsidRPr="006A58B2" w:rsidRDefault="008860BD" w:rsidP="00B736AA">
            <w:pPr>
              <w:pStyle w:val="Heading2"/>
              <w:tabs>
                <w:tab w:val="left" w:pos="11985"/>
              </w:tabs>
              <w:rPr>
                <w:rFonts w:ascii="Verdana" w:hAnsi="Verdana"/>
                <w:i w:val="0"/>
                <w:iCs w:val="0"/>
              </w:rPr>
            </w:pPr>
            <w:bookmarkStart w:id="21" w:name="_RPh_Protocol_for_1"/>
            <w:bookmarkStart w:id="22" w:name="_Toc462143690"/>
            <w:bookmarkStart w:id="23" w:name="_Toc462143783"/>
            <w:bookmarkStart w:id="24" w:name="_Toc462148555"/>
            <w:bookmarkStart w:id="25" w:name="_Toc462148665"/>
            <w:bookmarkStart w:id="26" w:name="_Toc469434531"/>
            <w:bookmarkStart w:id="27" w:name="_Toc476227602"/>
            <w:bookmarkStart w:id="28" w:name="_Toc213910439"/>
            <w:bookmarkStart w:id="29" w:name="_Hlk129170118"/>
            <w:bookmarkEnd w:id="21"/>
            <w:r w:rsidRPr="006A58B2">
              <w:rPr>
                <w:rFonts w:ascii="Verdana" w:hAnsi="Verdana"/>
                <w:i w:val="0"/>
              </w:rPr>
              <w:t xml:space="preserve">RPh Protocol for </w:t>
            </w:r>
            <w:bookmarkEnd w:id="22"/>
            <w:bookmarkEnd w:id="23"/>
            <w:bookmarkEnd w:id="24"/>
            <w:bookmarkEnd w:id="25"/>
            <w:bookmarkEnd w:id="26"/>
            <w:r w:rsidR="00B736AA" w:rsidRPr="006A58B2">
              <w:rPr>
                <w:rFonts w:ascii="Verdana" w:hAnsi="Verdana"/>
                <w:i w:val="0"/>
              </w:rPr>
              <w:t>Insufficient Information</w:t>
            </w:r>
            <w:bookmarkEnd w:id="27"/>
            <w:bookmarkEnd w:id="28"/>
          </w:p>
        </w:tc>
      </w:tr>
      <w:bookmarkEnd w:id="29"/>
    </w:tbl>
    <w:p w14:paraId="1CD13418" w14:textId="77777777" w:rsidR="00FB28E5" w:rsidRPr="006A58B2" w:rsidRDefault="00FB28E5" w:rsidP="00FB28E5">
      <w:pPr>
        <w:rPr>
          <w:rFonts w:ascii="Verdana" w:hAnsi="Verdana"/>
        </w:rPr>
      </w:pPr>
    </w:p>
    <w:p w14:paraId="18719101" w14:textId="77777777" w:rsidR="00FB28E5" w:rsidRPr="006A58B2" w:rsidRDefault="00FB28E5" w:rsidP="00FB28E5">
      <w:pPr>
        <w:rPr>
          <w:rFonts w:ascii="Verdana" w:hAnsi="Verdana"/>
          <w:color w:val="000000"/>
        </w:rPr>
      </w:pPr>
      <w:r w:rsidRPr="006A58B2">
        <w:rPr>
          <w:rFonts w:ascii="Verdana" w:hAnsi="Verdana"/>
          <w:color w:val="000000"/>
        </w:rPr>
        <w:t>Perform the steps below: </w:t>
      </w:r>
    </w:p>
    <w:p w14:paraId="5C61B452" w14:textId="77777777" w:rsidR="00FB28E5" w:rsidRPr="006A58B2" w:rsidRDefault="00FB28E5" w:rsidP="00FB28E5">
      <w:pPr>
        <w:rPr>
          <w:rFonts w:ascii="Verdana" w:hAnsi="Verdan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5"/>
        <w:gridCol w:w="9705"/>
      </w:tblGrid>
      <w:tr w:rsidR="005562E3" w:rsidRPr="006A58B2" w14:paraId="48E09F1F" w14:textId="77777777" w:rsidTr="00DD05DA">
        <w:tc>
          <w:tcPr>
            <w:tcW w:w="1253" w:type="pct"/>
            <w:shd w:val="clear" w:color="auto" w:fill="E6E6E6"/>
          </w:tcPr>
          <w:p w14:paraId="742F7A6C" w14:textId="4A08FA79" w:rsidR="00FB28E5" w:rsidRPr="006A58B2" w:rsidRDefault="00FB28E5" w:rsidP="00E97095">
            <w:pPr>
              <w:jc w:val="center"/>
              <w:rPr>
                <w:rFonts w:ascii="Verdana" w:hAnsi="Verdana"/>
                <w:b/>
                <w:bCs/>
              </w:rPr>
            </w:pPr>
            <w:r w:rsidRPr="006A58B2">
              <w:rPr>
                <w:rFonts w:ascii="Verdana" w:hAnsi="Verdana"/>
                <w:b/>
                <w:bCs/>
              </w:rPr>
              <w:t>If…</w:t>
            </w:r>
          </w:p>
        </w:tc>
        <w:tc>
          <w:tcPr>
            <w:tcW w:w="3747" w:type="pct"/>
            <w:shd w:val="clear" w:color="auto" w:fill="E6E6E6"/>
          </w:tcPr>
          <w:p w14:paraId="5C786569" w14:textId="2EC35602" w:rsidR="00FB28E5" w:rsidRPr="006A58B2" w:rsidRDefault="00FB28E5" w:rsidP="00E97095">
            <w:pPr>
              <w:jc w:val="center"/>
              <w:rPr>
                <w:rFonts w:ascii="Verdana" w:hAnsi="Verdana"/>
                <w:b/>
                <w:bCs/>
              </w:rPr>
            </w:pPr>
            <w:r w:rsidRPr="006A58B2">
              <w:rPr>
                <w:rFonts w:ascii="Verdana" w:hAnsi="Verdana"/>
                <w:b/>
                <w:bCs/>
              </w:rPr>
              <w:t>Then…</w:t>
            </w:r>
          </w:p>
        </w:tc>
      </w:tr>
      <w:tr w:rsidR="00FB28E5" w:rsidRPr="006A58B2" w14:paraId="551BB755" w14:textId="77777777" w:rsidTr="00E97095">
        <w:tc>
          <w:tcPr>
            <w:tcW w:w="1253" w:type="pct"/>
          </w:tcPr>
          <w:p w14:paraId="0FB60A94" w14:textId="38260B3C" w:rsidR="00FB28E5" w:rsidRPr="006A58B2" w:rsidRDefault="00FB28E5" w:rsidP="00FB28E5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Call and Fax origin PAs with insufficient information</w:t>
            </w:r>
          </w:p>
        </w:tc>
        <w:tc>
          <w:tcPr>
            <w:tcW w:w="3747" w:type="pct"/>
          </w:tcPr>
          <w:p w14:paraId="21D60CDB" w14:textId="735C8C1A" w:rsidR="00FB28E5" w:rsidRPr="006A58B2" w:rsidRDefault="00FB28E5" w:rsidP="00587BA3">
            <w:pPr>
              <w:pStyle w:val="ListParagraph"/>
              <w:numPr>
                <w:ilvl w:val="0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Check to verify there is a documented tech</w:t>
            </w:r>
            <w:r w:rsidR="00D165E5" w:rsidRPr="006A58B2">
              <w:rPr>
                <w:rFonts w:ascii="Verdana" w:hAnsi="Verdana"/>
                <w:sz w:val="24"/>
                <w:szCs w:val="24"/>
              </w:rPr>
              <w:t>nician</w:t>
            </w:r>
            <w:r w:rsidRPr="006A58B2">
              <w:rPr>
                <w:rFonts w:ascii="Verdana" w:hAnsi="Verdana"/>
                <w:sz w:val="24"/>
                <w:szCs w:val="24"/>
              </w:rPr>
              <w:t xml:space="preserve"> note indicating an OBC was made to the MDO.</w:t>
            </w:r>
          </w:p>
          <w:p w14:paraId="2BB7F14C" w14:textId="2840D5F9" w:rsidR="00FB28E5" w:rsidRPr="006A58B2" w:rsidRDefault="00FB28E5" w:rsidP="00587BA3">
            <w:pPr>
              <w:pStyle w:val="ListParagraph"/>
              <w:numPr>
                <w:ilvl w:val="1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If there is no documentation that an OBC was made, the RPh is to make an OBC attempt and enter a note in CAS. The RPh is to enter an error on the tech</w:t>
            </w:r>
            <w:r w:rsidR="00D165E5" w:rsidRPr="006A58B2">
              <w:rPr>
                <w:rFonts w:ascii="Verdana" w:hAnsi="Verdana"/>
                <w:sz w:val="24"/>
                <w:szCs w:val="24"/>
              </w:rPr>
              <w:t>nician</w:t>
            </w:r>
            <w:r w:rsidRPr="006A58B2">
              <w:rPr>
                <w:rFonts w:ascii="Verdana" w:hAnsi="Verdana"/>
                <w:sz w:val="24"/>
                <w:szCs w:val="24"/>
              </w:rPr>
              <w:t xml:space="preserve"> in CAS.</w:t>
            </w:r>
          </w:p>
          <w:p w14:paraId="4AB0ABE1" w14:textId="3DA120C7" w:rsidR="00FB28E5" w:rsidRPr="006A58B2" w:rsidRDefault="00FB28E5" w:rsidP="00587BA3">
            <w:pPr>
              <w:pStyle w:val="ListParagraph"/>
              <w:numPr>
                <w:ilvl w:val="1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 xml:space="preserve">If there is documentation that an OBC was already made, prior to a PA being closed for insufficient information, one RFI with clinical information must be made to complete the criteria. </w:t>
            </w:r>
          </w:p>
          <w:p w14:paraId="76BEA436" w14:textId="3D385529" w:rsidR="00FB28E5" w:rsidRPr="006A58B2" w:rsidRDefault="00210193" w:rsidP="00587BA3">
            <w:pPr>
              <w:pStyle w:val="ListParagraph"/>
              <w:numPr>
                <w:ilvl w:val="0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R</w:t>
            </w:r>
            <w:r w:rsidR="00FB28E5" w:rsidRPr="006A58B2">
              <w:rPr>
                <w:rFonts w:ascii="Verdana" w:hAnsi="Verdana"/>
                <w:sz w:val="24"/>
                <w:szCs w:val="24"/>
              </w:rPr>
              <w:t xml:space="preserve">efer to </w:t>
            </w:r>
            <w:hyperlink r:id="rId16" w:anchor="!/view?docid=03427793-89cd-4aa0-9979-6a314850b3d7" w:history="1">
              <w:r w:rsidR="00911267" w:rsidRPr="006A58B2">
                <w:rPr>
                  <w:rStyle w:val="Hyperlink"/>
                  <w:rFonts w:ascii="Verdana" w:hAnsi="Verdana"/>
                  <w:sz w:val="24"/>
                  <w:szCs w:val="24"/>
                </w:rPr>
                <w:t>Pharmacist PA Review Process</w:t>
              </w:r>
              <w:r w:rsidR="009D6F64" w:rsidRPr="006A58B2">
                <w:rPr>
                  <w:rStyle w:val="Hyperlink"/>
                  <w:rFonts w:ascii="Verdana" w:hAnsi="Verdana"/>
                  <w:sz w:val="24"/>
                  <w:szCs w:val="24"/>
                </w:rPr>
                <w:t xml:space="preserve"> in CAS Web</w:t>
              </w:r>
              <w:r w:rsidR="00911267" w:rsidRPr="006A58B2">
                <w:rPr>
                  <w:rStyle w:val="Hyperlink"/>
                  <w:rFonts w:ascii="Verdana" w:hAnsi="Verdana"/>
                  <w:sz w:val="24"/>
                  <w:szCs w:val="24"/>
                </w:rPr>
                <w:t xml:space="preserve"> (080372)</w:t>
              </w:r>
            </w:hyperlink>
            <w:r w:rsidR="00FB28E5" w:rsidRPr="006A58B2">
              <w:rPr>
                <w:rFonts w:ascii="Verdana" w:hAnsi="Verdana"/>
                <w:sz w:val="24"/>
                <w:szCs w:val="24"/>
              </w:rPr>
              <w:t xml:space="preserve"> for additional information.</w:t>
            </w:r>
          </w:p>
          <w:p w14:paraId="0AAEA4C8" w14:textId="55BC2119" w:rsidR="00FB28E5" w:rsidRPr="006A58B2" w:rsidRDefault="00FB28E5" w:rsidP="00587BA3">
            <w:pPr>
              <w:pStyle w:val="ListParagraph"/>
              <w:numPr>
                <w:ilvl w:val="0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 xml:space="preserve">For PG &amp; 24/7 </w:t>
            </w:r>
            <w:r w:rsidR="00210193" w:rsidRPr="006A58B2">
              <w:rPr>
                <w:rFonts w:ascii="Verdana" w:hAnsi="Verdana"/>
                <w:sz w:val="24"/>
                <w:szCs w:val="24"/>
              </w:rPr>
              <w:t>c</w:t>
            </w:r>
            <w:r w:rsidRPr="006A58B2">
              <w:rPr>
                <w:rFonts w:ascii="Verdana" w:hAnsi="Verdana"/>
                <w:sz w:val="24"/>
                <w:szCs w:val="24"/>
              </w:rPr>
              <w:t>lients, RPh is required to make an OBC if initial OBC was not made by rep.</w:t>
            </w:r>
          </w:p>
          <w:p w14:paraId="7BA97CE7" w14:textId="62FD2A0B" w:rsidR="00FB28E5" w:rsidRPr="006A58B2" w:rsidRDefault="00FB28E5" w:rsidP="00587BA3">
            <w:pPr>
              <w:pStyle w:val="ListParagraph"/>
              <w:numPr>
                <w:ilvl w:val="1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The RPh may choose to make an additional outbound call (OBC) if they determine appropriate.</w:t>
            </w:r>
          </w:p>
          <w:p w14:paraId="73AFC202" w14:textId="77777777" w:rsidR="00FD7003" w:rsidRPr="006A58B2" w:rsidRDefault="00FB28E5" w:rsidP="00FD7003">
            <w:pPr>
              <w:pStyle w:val="ListParagraph"/>
              <w:numPr>
                <w:ilvl w:val="1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Only 1 OBC is required, but an additional OBC is OK.</w:t>
            </w:r>
          </w:p>
          <w:p w14:paraId="2D438E1A" w14:textId="381AB573" w:rsidR="00FB28E5" w:rsidRPr="006A58B2" w:rsidRDefault="00FB28E5" w:rsidP="00FD7003">
            <w:pPr>
              <w:pStyle w:val="ListParagraph"/>
              <w:numPr>
                <w:ilvl w:val="1"/>
                <w:numId w:val="37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The OBC attempt should be documented in the PA notes of CAS.</w:t>
            </w:r>
          </w:p>
          <w:p w14:paraId="55C080D8" w14:textId="13126475" w:rsidR="005562E3" w:rsidRPr="006A58B2" w:rsidRDefault="005562E3" w:rsidP="00FB28E5">
            <w:pPr>
              <w:rPr>
                <w:rFonts w:ascii="Verdana" w:hAnsi="Verdana"/>
              </w:rPr>
            </w:pPr>
          </w:p>
        </w:tc>
      </w:tr>
      <w:tr w:rsidR="00FB28E5" w:rsidRPr="006A58B2" w14:paraId="19F27A83" w14:textId="77777777" w:rsidTr="00E97095">
        <w:tc>
          <w:tcPr>
            <w:tcW w:w="1253" w:type="pct"/>
          </w:tcPr>
          <w:p w14:paraId="2355220E" w14:textId="48EFBB9B" w:rsidR="00FB28E5" w:rsidRPr="006A58B2" w:rsidRDefault="00FB28E5" w:rsidP="00FB28E5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  <w:color w:val="000000"/>
              </w:rPr>
              <w:t xml:space="preserve">Urgent </w:t>
            </w:r>
            <w:r w:rsidR="00F93827" w:rsidRPr="006A58B2">
              <w:rPr>
                <w:rFonts w:ascii="Verdana" w:hAnsi="Verdana"/>
                <w:color w:val="000000"/>
              </w:rPr>
              <w:t xml:space="preserve">and non-urgent </w:t>
            </w:r>
            <w:r w:rsidRPr="006A58B2">
              <w:rPr>
                <w:rFonts w:ascii="Verdana" w:hAnsi="Verdana"/>
                <w:color w:val="000000"/>
              </w:rPr>
              <w:t>ePAs with insufficient information</w:t>
            </w:r>
          </w:p>
        </w:tc>
        <w:tc>
          <w:tcPr>
            <w:tcW w:w="3747" w:type="pct"/>
          </w:tcPr>
          <w:p w14:paraId="43DB88B3" w14:textId="77777777" w:rsidR="00FD7003" w:rsidRPr="006A58B2" w:rsidRDefault="00FB28E5" w:rsidP="00FD7003">
            <w:pPr>
              <w:pStyle w:val="ListParagraph"/>
              <w:numPr>
                <w:ilvl w:val="0"/>
                <w:numId w:val="42"/>
              </w:numPr>
              <w:tabs>
                <w:tab w:val="left" w:pos="2749"/>
              </w:tabs>
              <w:rPr>
                <w:rFonts w:ascii="Verdana" w:hAnsi="Verdana"/>
                <w:color w:val="000000"/>
                <w:sz w:val="24"/>
                <w:szCs w:val="24"/>
              </w:rPr>
            </w:pPr>
            <w:r w:rsidRPr="006A58B2">
              <w:rPr>
                <w:rFonts w:ascii="Verdana" w:hAnsi="Verdana"/>
                <w:color w:val="000000"/>
                <w:sz w:val="24"/>
                <w:szCs w:val="24"/>
              </w:rPr>
              <w:t>Prior to a</w:t>
            </w:r>
            <w:r w:rsidR="001B7687" w:rsidRPr="006A58B2">
              <w:rPr>
                <w:rFonts w:ascii="Verdana" w:hAnsi="Verdana"/>
                <w:color w:val="000000"/>
                <w:sz w:val="24"/>
                <w:szCs w:val="24"/>
              </w:rPr>
              <w:t>n</w:t>
            </w:r>
            <w:r w:rsidRPr="006A58B2">
              <w:rPr>
                <w:rFonts w:ascii="Verdana" w:hAnsi="Verdana"/>
                <w:color w:val="000000"/>
                <w:sz w:val="24"/>
                <w:szCs w:val="24"/>
              </w:rPr>
              <w:t xml:space="preserve"> </w:t>
            </w:r>
            <w:r w:rsidR="001B7687" w:rsidRPr="006A58B2">
              <w:rPr>
                <w:rFonts w:ascii="Verdana" w:hAnsi="Verdana"/>
                <w:color w:val="000000"/>
                <w:sz w:val="24"/>
                <w:szCs w:val="24"/>
              </w:rPr>
              <w:t>e</w:t>
            </w:r>
            <w:r w:rsidRPr="006A58B2">
              <w:rPr>
                <w:rFonts w:ascii="Verdana" w:hAnsi="Verdana"/>
                <w:color w:val="000000"/>
                <w:sz w:val="24"/>
                <w:szCs w:val="24"/>
              </w:rPr>
              <w:t xml:space="preserve">PA being closed for insufficient information, one RFI with clinical information must be made to complete the criteria. </w:t>
            </w:r>
          </w:p>
          <w:p w14:paraId="28B30771" w14:textId="5CCC7E40" w:rsidR="00FB28E5" w:rsidRPr="006A58B2" w:rsidRDefault="00FB28E5" w:rsidP="00FD7003">
            <w:pPr>
              <w:pStyle w:val="ListParagraph"/>
              <w:numPr>
                <w:ilvl w:val="0"/>
                <w:numId w:val="42"/>
              </w:numPr>
              <w:tabs>
                <w:tab w:val="left" w:pos="2749"/>
              </w:tabs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color w:val="000000"/>
                <w:sz w:val="24"/>
                <w:szCs w:val="24"/>
              </w:rPr>
              <w:t>For details, refer to </w:t>
            </w:r>
            <w:hyperlink r:id="rId17" w:anchor="!/view?docid=e74bb7a6-c05c-4405-8d9c-49359bb052e0" w:tgtFrame="_blank" w:history="1">
              <w:r w:rsidR="004B5B45" w:rsidRPr="006A58B2">
                <w:rPr>
                  <w:rFonts w:ascii="Verdana" w:hAnsi="Verdana"/>
                  <w:color w:val="0000FF"/>
                  <w:sz w:val="24"/>
                  <w:szCs w:val="24"/>
                  <w:u w:val="single"/>
                </w:rPr>
                <w:t>ePA RPh process - Incorrect Criteria Form (RPh Only) and Insufficient Urgent ePAs (028209)</w:t>
              </w:r>
            </w:hyperlink>
          </w:p>
          <w:p w14:paraId="14083553" w14:textId="19F41522" w:rsidR="00183B7D" w:rsidRPr="006A58B2" w:rsidRDefault="00183B7D" w:rsidP="00183B7D">
            <w:pPr>
              <w:tabs>
                <w:tab w:val="left" w:pos="2749"/>
              </w:tabs>
              <w:rPr>
                <w:rFonts w:ascii="Verdana" w:hAnsi="Verdana"/>
              </w:rPr>
            </w:pPr>
          </w:p>
        </w:tc>
      </w:tr>
    </w:tbl>
    <w:p w14:paraId="7D27F07E" w14:textId="77777777" w:rsidR="00FB28E5" w:rsidRPr="006A58B2" w:rsidRDefault="00FB28E5" w:rsidP="00EE598E">
      <w:pPr>
        <w:rPr>
          <w:rFonts w:ascii="Verdana" w:hAnsi="Verdana"/>
        </w:rPr>
      </w:pPr>
    </w:p>
    <w:p w14:paraId="1AFBBB23" w14:textId="6C7237C9" w:rsidR="00160EE5" w:rsidRPr="006A58B2" w:rsidRDefault="000F06A5" w:rsidP="00160EE5">
      <w:pPr>
        <w:rPr>
          <w:rFonts w:ascii="Verdana" w:hAnsi="Verdana"/>
        </w:rPr>
      </w:pPr>
      <w:bookmarkStart w:id="30" w:name="OLE_LINK1"/>
      <w:r w:rsidRPr="006A58B2">
        <w:rPr>
          <w:rFonts w:ascii="Verdana" w:hAnsi="Verdana"/>
        </w:rPr>
        <w:t>The RPh may review</w:t>
      </w:r>
      <w:r w:rsidR="00EE598E" w:rsidRPr="006A58B2">
        <w:rPr>
          <w:rFonts w:ascii="Verdana" w:hAnsi="Verdana"/>
        </w:rPr>
        <w:t xml:space="preserve"> PA history </w:t>
      </w:r>
      <w:r w:rsidR="00D7472A" w:rsidRPr="006A58B2">
        <w:rPr>
          <w:rFonts w:ascii="Verdana" w:hAnsi="Verdana"/>
        </w:rPr>
        <w:t>as appropriate</w:t>
      </w:r>
      <w:r w:rsidR="00EE598E" w:rsidRPr="006A58B2">
        <w:rPr>
          <w:rFonts w:ascii="Verdana" w:hAnsi="Verdana"/>
        </w:rPr>
        <w:t xml:space="preserve"> to obtain the missing information: </w:t>
      </w:r>
    </w:p>
    <w:bookmarkEnd w:id="30"/>
    <w:p w14:paraId="2B218FA2" w14:textId="684E6EB0" w:rsidR="00FD7003" w:rsidRPr="006A58B2" w:rsidRDefault="004E161E" w:rsidP="004E161E">
      <w:pPr>
        <w:numPr>
          <w:ilvl w:val="0"/>
          <w:numId w:val="32"/>
        </w:numPr>
        <w:rPr>
          <w:rFonts w:ascii="Verdana" w:hAnsi="Verdana"/>
        </w:rPr>
      </w:pPr>
      <w:r w:rsidRPr="006A58B2">
        <w:rPr>
          <w:rFonts w:ascii="Verdana" w:hAnsi="Verdana"/>
        </w:rPr>
        <w:t>If info</w:t>
      </w:r>
      <w:r w:rsidR="00D165E5" w:rsidRPr="006A58B2">
        <w:rPr>
          <w:rFonts w:ascii="Verdana" w:hAnsi="Verdana"/>
        </w:rPr>
        <w:t>rmation</w:t>
      </w:r>
      <w:r w:rsidRPr="006A58B2">
        <w:rPr>
          <w:rFonts w:ascii="Verdana" w:hAnsi="Verdana"/>
        </w:rPr>
        <w:t> from a previous PA is applied to the current PA, press the </w:t>
      </w:r>
      <w:r w:rsidRPr="006A58B2">
        <w:rPr>
          <w:rFonts w:ascii="Verdana" w:hAnsi="Verdana"/>
          <w:b/>
          <w:bCs/>
        </w:rPr>
        <w:t>SET</w:t>
      </w:r>
      <w:r w:rsidRPr="006A58B2">
        <w:rPr>
          <w:rFonts w:ascii="Verdana" w:hAnsi="Verdana"/>
        </w:rPr>
        <w:t xml:space="preserve"> button for the completed received timestamp. </w:t>
      </w:r>
    </w:p>
    <w:p w14:paraId="13C4E159" w14:textId="35AC395E" w:rsidR="004E161E" w:rsidRPr="006A58B2" w:rsidRDefault="004E161E" w:rsidP="00FD7003">
      <w:pPr>
        <w:numPr>
          <w:ilvl w:val="1"/>
          <w:numId w:val="32"/>
        </w:numPr>
        <w:rPr>
          <w:rFonts w:ascii="Verdana" w:hAnsi="Verdana"/>
        </w:rPr>
      </w:pPr>
      <w:r w:rsidRPr="006A58B2">
        <w:rPr>
          <w:rFonts w:ascii="Verdana" w:hAnsi="Verdana"/>
        </w:rPr>
        <w:t>Document the additional information added in PA Notes.</w:t>
      </w:r>
    </w:p>
    <w:p w14:paraId="1335B5B0" w14:textId="1D537C91" w:rsidR="00EE598E" w:rsidRPr="006A58B2" w:rsidRDefault="00EE598E" w:rsidP="00160EE5">
      <w:pPr>
        <w:pStyle w:val="ListParagraph"/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See </w:t>
      </w:r>
      <w:hyperlink r:id="rId18" w:anchor="!/view?docid=03427793-89cd-4aa0-9979-6a314850b3d7" w:history="1">
        <w:r w:rsidR="004B5B45" w:rsidRPr="006A58B2">
          <w:rPr>
            <w:rStyle w:val="Hyperlink"/>
            <w:rFonts w:ascii="Verdana" w:hAnsi="Verdana"/>
            <w:sz w:val="24"/>
            <w:szCs w:val="24"/>
          </w:rPr>
          <w:t xml:space="preserve">Pharmacist PA Review Process </w:t>
        </w:r>
        <w:r w:rsidR="00376079" w:rsidRPr="006A58B2">
          <w:rPr>
            <w:rStyle w:val="Hyperlink"/>
            <w:rFonts w:ascii="Verdana" w:hAnsi="Verdana"/>
            <w:sz w:val="24"/>
            <w:szCs w:val="24"/>
          </w:rPr>
          <w:t xml:space="preserve">in CAS Web </w:t>
        </w:r>
        <w:r w:rsidR="004B5B45" w:rsidRPr="006A58B2">
          <w:rPr>
            <w:rStyle w:val="Hyperlink"/>
            <w:rFonts w:ascii="Verdana" w:hAnsi="Verdana"/>
            <w:sz w:val="24"/>
            <w:szCs w:val="24"/>
          </w:rPr>
          <w:t>(080372)</w:t>
        </w:r>
      </w:hyperlink>
      <w:r w:rsidRPr="006A58B2">
        <w:rPr>
          <w:rFonts w:ascii="Verdana" w:hAnsi="Verdana"/>
          <w:sz w:val="24"/>
          <w:szCs w:val="24"/>
        </w:rPr>
        <w:t xml:space="preserve"> for instructions regarding clinical consistency.</w:t>
      </w:r>
    </w:p>
    <w:p w14:paraId="0E87EBB8" w14:textId="77777777" w:rsidR="00EE598E" w:rsidRPr="006A58B2" w:rsidRDefault="00EE598E" w:rsidP="0067236B">
      <w:pPr>
        <w:ind w:left="1800"/>
        <w:rPr>
          <w:rFonts w:ascii="Verdana" w:hAnsi="Verdana"/>
        </w:rPr>
      </w:pPr>
    </w:p>
    <w:p w14:paraId="2DA56F09" w14:textId="10FD819C" w:rsidR="004B6419" w:rsidRPr="006A58B2" w:rsidRDefault="004B6419" w:rsidP="004B6419">
      <w:pPr>
        <w:rPr>
          <w:rFonts w:ascii="Verdana" w:hAnsi="Verdana"/>
          <w:bCs/>
        </w:rPr>
      </w:pPr>
      <w:r w:rsidRPr="006A58B2">
        <w:rPr>
          <w:rFonts w:ascii="Verdana" w:hAnsi="Verdana"/>
          <w:bCs/>
        </w:rPr>
        <w:t xml:space="preserve">In an effort to meet TAT, </w:t>
      </w:r>
      <w:r w:rsidR="003E3C73" w:rsidRPr="006A58B2">
        <w:rPr>
          <w:rFonts w:ascii="Verdana" w:hAnsi="Verdana"/>
          <w:bCs/>
        </w:rPr>
        <w:t>the</w:t>
      </w:r>
      <w:r w:rsidRPr="006A58B2">
        <w:rPr>
          <w:rFonts w:ascii="Verdana" w:hAnsi="Verdana"/>
          <w:bCs/>
        </w:rPr>
        <w:t xml:space="preserve"> criteria</w:t>
      </w:r>
      <w:r w:rsidR="003E3C73" w:rsidRPr="006A58B2">
        <w:rPr>
          <w:rFonts w:ascii="Verdana" w:hAnsi="Verdana"/>
          <w:bCs/>
        </w:rPr>
        <w:t xml:space="preserve"> should be </w:t>
      </w:r>
      <w:r w:rsidR="000F06A5" w:rsidRPr="006A58B2">
        <w:rPr>
          <w:rFonts w:ascii="Verdana" w:hAnsi="Verdana"/>
          <w:bCs/>
        </w:rPr>
        <w:t>“</w:t>
      </w:r>
      <w:r w:rsidR="0035107E" w:rsidRPr="006A58B2">
        <w:rPr>
          <w:rFonts w:ascii="Verdana" w:hAnsi="Verdana"/>
          <w:bCs/>
        </w:rPr>
        <w:t>RFI-</w:t>
      </w:r>
      <w:r w:rsidRPr="006A58B2">
        <w:rPr>
          <w:rFonts w:ascii="Verdana" w:hAnsi="Verdana"/>
          <w:bCs/>
        </w:rPr>
        <w:t xml:space="preserve"> </w:t>
      </w:r>
      <w:r w:rsidR="000F06A5" w:rsidRPr="006A58B2">
        <w:rPr>
          <w:rFonts w:ascii="Verdana" w:hAnsi="Verdana"/>
          <w:bCs/>
        </w:rPr>
        <w:t xml:space="preserve">with clinical” </w:t>
      </w:r>
      <w:r w:rsidRPr="006A58B2">
        <w:rPr>
          <w:rFonts w:ascii="Verdana" w:hAnsi="Verdana"/>
          <w:bCs/>
        </w:rPr>
        <w:t>to the MDO a total of 1 time</w:t>
      </w:r>
      <w:r w:rsidR="000F06A5" w:rsidRPr="006A58B2">
        <w:rPr>
          <w:rFonts w:ascii="Verdana" w:hAnsi="Verdana"/>
          <w:bCs/>
        </w:rPr>
        <w:t xml:space="preserve"> (whether fulfilled by rep</w:t>
      </w:r>
      <w:r w:rsidR="002D32CC" w:rsidRPr="006A58B2">
        <w:rPr>
          <w:rFonts w:ascii="Verdana" w:hAnsi="Verdana"/>
          <w:bCs/>
        </w:rPr>
        <w:t>resentative</w:t>
      </w:r>
      <w:r w:rsidR="000F06A5" w:rsidRPr="006A58B2">
        <w:rPr>
          <w:rFonts w:ascii="Verdana" w:hAnsi="Verdana"/>
          <w:bCs/>
        </w:rPr>
        <w:t xml:space="preserve"> or RPh)</w:t>
      </w:r>
      <w:r w:rsidRPr="006A58B2">
        <w:rPr>
          <w:rFonts w:ascii="Verdana" w:hAnsi="Verdana"/>
          <w:bCs/>
        </w:rPr>
        <w:t>. This applies even if the MDO does not f</w:t>
      </w:r>
      <w:r w:rsidR="003E3C73" w:rsidRPr="006A58B2">
        <w:rPr>
          <w:rFonts w:ascii="Verdana" w:hAnsi="Verdana"/>
          <w:bCs/>
        </w:rPr>
        <w:t>ax that criteria back</w:t>
      </w:r>
      <w:r w:rsidR="002D32CC" w:rsidRPr="006A58B2">
        <w:rPr>
          <w:rFonts w:ascii="Verdana" w:hAnsi="Verdana"/>
          <w:bCs/>
        </w:rPr>
        <w:t>.</w:t>
      </w:r>
      <w:r w:rsidR="003E3C73" w:rsidRPr="006A58B2">
        <w:rPr>
          <w:rFonts w:ascii="Verdana" w:hAnsi="Verdana"/>
          <w:bCs/>
        </w:rPr>
        <w:t xml:space="preserve"> </w:t>
      </w:r>
      <w:r w:rsidR="006F08CA" w:rsidRPr="006A58B2">
        <w:rPr>
          <w:rFonts w:ascii="Verdana" w:hAnsi="Verdana"/>
          <w:bCs/>
        </w:rPr>
        <w:t>(</w:t>
      </w:r>
      <w:r w:rsidR="002D32CC" w:rsidRPr="006A58B2">
        <w:rPr>
          <w:rFonts w:ascii="Verdana" w:hAnsi="Verdana"/>
          <w:b/>
        </w:rPr>
        <w:t>E</w:t>
      </w:r>
      <w:r w:rsidR="003E3C73" w:rsidRPr="006A58B2">
        <w:rPr>
          <w:rFonts w:ascii="Verdana" w:hAnsi="Verdana"/>
          <w:b/>
        </w:rPr>
        <w:t>xample:</w:t>
      </w:r>
      <w:r w:rsidR="003E3C73" w:rsidRPr="006A58B2">
        <w:rPr>
          <w:rFonts w:ascii="Verdana" w:hAnsi="Verdana"/>
          <w:bCs/>
        </w:rPr>
        <w:t xml:space="preserve"> MDO</w:t>
      </w:r>
      <w:r w:rsidRPr="006A58B2">
        <w:rPr>
          <w:rFonts w:ascii="Verdana" w:hAnsi="Verdana"/>
          <w:bCs/>
        </w:rPr>
        <w:t xml:space="preserve"> fax back cha</w:t>
      </w:r>
      <w:r w:rsidR="003E3C73" w:rsidRPr="006A58B2">
        <w:rPr>
          <w:rFonts w:ascii="Verdana" w:hAnsi="Verdana"/>
          <w:bCs/>
        </w:rPr>
        <w:t xml:space="preserve">rt notes without the criteria, do not </w:t>
      </w:r>
      <w:r w:rsidRPr="006A58B2">
        <w:rPr>
          <w:rFonts w:ascii="Verdana" w:hAnsi="Verdana"/>
          <w:bCs/>
        </w:rPr>
        <w:t>fax them again</w:t>
      </w:r>
      <w:r w:rsidR="003E3C73" w:rsidRPr="006A58B2">
        <w:rPr>
          <w:rFonts w:ascii="Verdana" w:hAnsi="Verdana"/>
          <w:bCs/>
        </w:rPr>
        <w:t>)</w:t>
      </w:r>
      <w:r w:rsidRPr="006A58B2">
        <w:rPr>
          <w:rFonts w:ascii="Verdana" w:hAnsi="Verdana"/>
          <w:bCs/>
        </w:rPr>
        <w:t xml:space="preserve">. </w:t>
      </w:r>
      <w:r w:rsidR="003E3C73" w:rsidRPr="006A58B2">
        <w:rPr>
          <w:rFonts w:ascii="Verdana" w:hAnsi="Verdana"/>
          <w:bCs/>
        </w:rPr>
        <w:t>It will be assumed</w:t>
      </w:r>
      <w:r w:rsidRPr="006A58B2">
        <w:rPr>
          <w:rFonts w:ascii="Verdana" w:hAnsi="Verdana"/>
          <w:bCs/>
        </w:rPr>
        <w:t xml:space="preserve"> they have seen the criteria since it has been faxed and </w:t>
      </w:r>
      <w:r w:rsidR="003E3C73" w:rsidRPr="006A58B2">
        <w:rPr>
          <w:rFonts w:ascii="Verdana" w:hAnsi="Verdana"/>
          <w:bCs/>
        </w:rPr>
        <w:t>the RPh should</w:t>
      </w:r>
      <w:r w:rsidRPr="006A58B2">
        <w:rPr>
          <w:rFonts w:ascii="Verdana" w:hAnsi="Verdana"/>
          <w:bCs/>
        </w:rPr>
        <w:t xml:space="preserve"> work the PA with the information provided. </w:t>
      </w:r>
    </w:p>
    <w:p w14:paraId="366DADB8" w14:textId="77777777" w:rsidR="00EE598E" w:rsidRPr="006A58B2" w:rsidRDefault="00EE598E" w:rsidP="0067236B">
      <w:pPr>
        <w:rPr>
          <w:rFonts w:ascii="Verdana" w:hAnsi="Verdana"/>
        </w:rPr>
      </w:pPr>
    </w:p>
    <w:p w14:paraId="569F9A56" w14:textId="532D9446" w:rsidR="004B6419" w:rsidRPr="006A58B2" w:rsidDel="007F5F07" w:rsidRDefault="004B6419" w:rsidP="0067236B">
      <w:pPr>
        <w:rPr>
          <w:del w:id="31" w:author="Molina, Erin L" w:date="2026-02-10T15:21:00Z" w16du:dateUtc="2026-02-10T21:21:00Z"/>
          <w:rFonts w:ascii="Verdana" w:hAnsi="Verdana"/>
          <w:b/>
        </w:rPr>
      </w:pPr>
      <w:r w:rsidRPr="006A58B2">
        <w:rPr>
          <w:rFonts w:ascii="Verdana" w:hAnsi="Verdana"/>
        </w:rPr>
        <w:t xml:space="preserve">ALWAYS check </w:t>
      </w:r>
      <w:r w:rsidR="000F06A5" w:rsidRPr="006A58B2">
        <w:rPr>
          <w:rFonts w:ascii="Verdana" w:hAnsi="Verdana"/>
        </w:rPr>
        <w:t>the</w:t>
      </w:r>
      <w:del w:id="32" w:author="Molina, Erin L" w:date="2026-02-10T14:33:00Z" w16du:dateUtc="2026-02-10T20:33:00Z">
        <w:r w:rsidR="000F06A5" w:rsidRPr="006A58B2" w:rsidDel="00CC0AFC">
          <w:rPr>
            <w:rFonts w:ascii="Verdana" w:hAnsi="Verdana"/>
          </w:rPr>
          <w:delText xml:space="preserve"> </w:delText>
        </w:r>
      </w:del>
      <w:ins w:id="33" w:author="Molina, Erin L" w:date="2026-02-10T14:32:00Z" w16du:dateUtc="2026-02-10T20:32:00Z">
        <w:r w:rsidR="00267639">
          <w:rPr>
            <w:rFonts w:ascii="Verdana" w:hAnsi="Verdana"/>
          </w:rPr>
          <w:t xml:space="preserve"> </w:t>
        </w:r>
      </w:ins>
      <w:r w:rsidR="000F06A5" w:rsidRPr="006A58B2">
        <w:rPr>
          <w:rFonts w:ascii="Verdana" w:hAnsi="Verdana"/>
        </w:rPr>
        <w:t>Activities tab</w:t>
      </w:r>
      <w:r w:rsidRPr="006A58B2">
        <w:rPr>
          <w:rFonts w:ascii="Verdana" w:hAnsi="Verdana"/>
        </w:rPr>
        <w:t xml:space="preserve"> to determine if the criteria has already been </w:t>
      </w:r>
      <w:r w:rsidR="000F06A5" w:rsidRPr="006A58B2">
        <w:rPr>
          <w:rFonts w:ascii="Verdana" w:hAnsi="Verdana"/>
        </w:rPr>
        <w:t>“</w:t>
      </w:r>
      <w:r w:rsidR="0035107E" w:rsidRPr="006A58B2">
        <w:rPr>
          <w:rFonts w:ascii="Verdana" w:hAnsi="Verdana"/>
        </w:rPr>
        <w:t>RFI</w:t>
      </w:r>
      <w:r w:rsidRPr="006A58B2">
        <w:rPr>
          <w:rFonts w:ascii="Verdana" w:hAnsi="Verdana"/>
        </w:rPr>
        <w:t xml:space="preserve"> </w:t>
      </w:r>
      <w:r w:rsidR="000F06A5" w:rsidRPr="006A58B2">
        <w:rPr>
          <w:rFonts w:ascii="Verdana" w:hAnsi="Verdana"/>
        </w:rPr>
        <w:t xml:space="preserve">with clinical” </w:t>
      </w:r>
      <w:r w:rsidRPr="006A58B2">
        <w:rPr>
          <w:rFonts w:ascii="Verdana" w:hAnsi="Verdana"/>
        </w:rPr>
        <w:t>to the MDO</w:t>
      </w:r>
      <w:r w:rsidR="000F06A5" w:rsidRPr="006A58B2">
        <w:rPr>
          <w:rFonts w:ascii="Verdana" w:hAnsi="Verdana"/>
        </w:rPr>
        <w:t>.</w:t>
      </w:r>
      <w:ins w:id="34" w:author="Molina, Erin L" w:date="2026-02-10T14:33:00Z" w16du:dateUtc="2026-02-10T20:33:00Z">
        <w:r w:rsidR="00CC0AFC">
          <w:rPr>
            <w:rFonts w:ascii="Verdana" w:hAnsi="Verdana"/>
          </w:rPr>
          <w:t xml:space="preserve"> This</w:t>
        </w:r>
        <w:r w:rsidR="00FB0522">
          <w:rPr>
            <w:rFonts w:ascii="Verdana" w:hAnsi="Verdana"/>
          </w:rPr>
          <w:t xml:space="preserve"> information</w:t>
        </w:r>
        <w:r w:rsidR="00CC0AFC">
          <w:rPr>
            <w:rFonts w:ascii="Verdana" w:hAnsi="Verdana"/>
          </w:rPr>
          <w:t xml:space="preserve"> can be found under the Notes column.</w:t>
        </w:r>
      </w:ins>
    </w:p>
    <w:p w14:paraId="43F0C602" w14:textId="77777777" w:rsidR="004B6419" w:rsidRPr="006A58B2" w:rsidRDefault="004B6419">
      <w:pPr>
        <w:rPr>
          <w:rFonts w:ascii="Verdana" w:hAnsi="Verdana"/>
        </w:rPr>
        <w:pPrChange w:id="35" w:author="Molina, Erin L" w:date="2026-02-10T15:21:00Z" w16du:dateUtc="2026-02-10T21:21:00Z">
          <w:pPr>
            <w:jc w:val="center"/>
          </w:pPr>
        </w:pPrChange>
      </w:pPr>
    </w:p>
    <w:p w14:paraId="3FA620C1" w14:textId="3BB34C41" w:rsidR="004B6419" w:rsidRPr="006A58B2" w:rsidDel="00BC37F9" w:rsidRDefault="004B6419" w:rsidP="0067236B">
      <w:pPr>
        <w:jc w:val="center"/>
        <w:rPr>
          <w:del w:id="36" w:author="Molina, Erin L" w:date="2026-02-10T14:34:00Z" w16du:dateUtc="2026-02-10T20:34:00Z"/>
          <w:rFonts w:ascii="Verdana" w:hAnsi="Verdana"/>
          <w:b/>
        </w:rPr>
      </w:pPr>
      <w:del w:id="37" w:author="Molina, Erin L" w:date="2026-02-10T14:34:00Z" w16du:dateUtc="2026-02-10T20:34:00Z">
        <w:r w:rsidRPr="006A58B2" w:rsidDel="00BC37F9">
          <w:rPr>
            <w:rFonts w:ascii="Verdana" w:hAnsi="Verdana"/>
            <w:b/>
          </w:rPr>
          <w:delText xml:space="preserve">PA </w:delText>
        </w:r>
        <w:r w:rsidR="000F06A5" w:rsidRPr="006A58B2" w:rsidDel="00BC37F9">
          <w:rPr>
            <w:rFonts w:ascii="Verdana" w:hAnsi="Verdana"/>
            <w:b/>
          </w:rPr>
          <w:delText xml:space="preserve">Activities </w:delText>
        </w:r>
        <w:r w:rsidRPr="006A58B2" w:rsidDel="00BC37F9">
          <w:rPr>
            <w:rFonts w:ascii="Verdana" w:hAnsi="Verdana"/>
            <w:b/>
          </w:rPr>
          <w:delText xml:space="preserve">Tab – </w:delText>
        </w:r>
        <w:r w:rsidR="000F06A5" w:rsidRPr="006A58B2" w:rsidDel="00BC37F9">
          <w:rPr>
            <w:rFonts w:ascii="Verdana" w:hAnsi="Verdana"/>
            <w:b/>
          </w:rPr>
          <w:delText>C</w:delText>
        </w:r>
        <w:r w:rsidRPr="006A58B2" w:rsidDel="00BC37F9">
          <w:rPr>
            <w:rFonts w:ascii="Verdana" w:hAnsi="Verdana"/>
            <w:b/>
          </w:rPr>
          <w:delText>riteria has been faxed to MDO:</w:delText>
        </w:r>
      </w:del>
    </w:p>
    <w:p w14:paraId="52B9DF98" w14:textId="7E6291D1" w:rsidR="000F06A5" w:rsidRPr="006A58B2" w:rsidDel="00BC37F9" w:rsidRDefault="000F06A5" w:rsidP="0067236B">
      <w:pPr>
        <w:jc w:val="center"/>
        <w:rPr>
          <w:del w:id="38" w:author="Molina, Erin L" w:date="2026-02-10T14:34:00Z" w16du:dateUtc="2026-02-10T20:34:00Z"/>
          <w:rFonts w:ascii="Verdana" w:hAnsi="Verdana"/>
          <w:b/>
        </w:rPr>
      </w:pPr>
    </w:p>
    <w:p w14:paraId="2D4EC06F" w14:textId="2680EBB9" w:rsidR="004B6419" w:rsidRPr="006A58B2" w:rsidDel="00BC37F9" w:rsidRDefault="00EE783E">
      <w:pPr>
        <w:rPr>
          <w:del w:id="39" w:author="Molina, Erin L" w:date="2026-02-10T14:34:00Z" w16du:dateUtc="2026-02-10T20:34:00Z"/>
          <w:rFonts w:ascii="Verdana" w:hAnsi="Verdana"/>
        </w:rPr>
        <w:pPrChange w:id="40" w:author="Molina, Erin L" w:date="2026-02-10T14:34:00Z" w16du:dateUtc="2026-02-10T20:34:00Z">
          <w:pPr>
            <w:jc w:val="center"/>
          </w:pPr>
        </w:pPrChange>
      </w:pPr>
      <w:del w:id="41" w:author="Molina, Erin L" w:date="2026-02-10T14:34:00Z" w16du:dateUtc="2026-02-10T20:34:00Z">
        <w:r w:rsidRPr="006A58B2" w:rsidDel="00BC37F9">
          <w:rPr>
            <w:rFonts w:ascii="Verdana" w:hAnsi="Verdana"/>
            <w:noProof/>
          </w:rPr>
          <w:drawing>
            <wp:inline distT="0" distB="0" distL="0" distR="0" wp14:anchorId="1F865B5E" wp14:editId="694874E2">
              <wp:extent cx="5744283" cy="2128520"/>
              <wp:effectExtent l="0" t="0" r="8890" b="5080"/>
              <wp:docPr id="1653522428" name="Picture 4" descr="A screenshot of a computer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0018475" name="Picture 4" descr="A screenshot of a computer&#10;&#10;Description automatically generated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631" t="1503" r="33048" b="20336"/>
                      <a:stretch/>
                    </pic:blipFill>
                    <pic:spPr bwMode="auto">
                      <a:xfrm>
                        <a:off x="0" y="0"/>
                        <a:ext cx="5747163" cy="21295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06BD2E77" w14:textId="77777777" w:rsidR="0067236B" w:rsidRPr="006A58B2" w:rsidRDefault="0067236B">
      <w:pPr>
        <w:jc w:val="center"/>
        <w:rPr>
          <w:rFonts w:ascii="Verdana" w:hAnsi="Verdana"/>
          <w:b/>
        </w:rPr>
        <w:pPrChange w:id="42" w:author="Molina, Erin L" w:date="2026-02-10T14:34:00Z" w16du:dateUtc="2026-02-10T20:34:00Z">
          <w:pPr/>
        </w:pPrChange>
      </w:pPr>
    </w:p>
    <w:p w14:paraId="2DC04612" w14:textId="36BD449C" w:rsidR="00365194" w:rsidRPr="006A58B2" w:rsidRDefault="00365194" w:rsidP="004B6419">
      <w:pPr>
        <w:rPr>
          <w:rFonts w:ascii="Verdana" w:hAnsi="Verdana"/>
          <w:b/>
        </w:rPr>
      </w:pPr>
      <w:r w:rsidRPr="006A58B2">
        <w:rPr>
          <w:rFonts w:ascii="Verdana" w:hAnsi="Verdana"/>
          <w:b/>
        </w:rPr>
        <w:t>Initial RPh Reviewer:</w:t>
      </w:r>
    </w:p>
    <w:p w14:paraId="134CEF5F" w14:textId="77777777" w:rsidR="006F08CA" w:rsidRPr="006A58B2" w:rsidRDefault="006F08CA" w:rsidP="004B6419">
      <w:pPr>
        <w:rPr>
          <w:rFonts w:ascii="Verdana" w:hAnsi="Verdana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1114"/>
        <w:gridCol w:w="8811"/>
      </w:tblGrid>
      <w:tr w:rsidR="003A7A3B" w:rsidRPr="006A58B2" w14:paraId="39D7D3A0" w14:textId="77777777" w:rsidTr="00DD05DA">
        <w:tc>
          <w:tcPr>
            <w:tcW w:w="1168" w:type="pct"/>
            <w:shd w:val="clear" w:color="auto" w:fill="E6E6E6"/>
          </w:tcPr>
          <w:p w14:paraId="289A8AC7" w14:textId="2C1D310F" w:rsidR="007B011A" w:rsidRPr="006A58B2" w:rsidRDefault="007B011A" w:rsidP="000E1269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rFonts w:ascii="Verdana" w:hAnsi="Verdana"/>
                <w:b/>
                <w:color w:val="333333"/>
              </w:rPr>
            </w:pPr>
            <w:r w:rsidRPr="006A58B2">
              <w:rPr>
                <w:rFonts w:ascii="Verdana" w:hAnsi="Verdana"/>
                <w:b/>
                <w:color w:val="333333"/>
              </w:rPr>
              <w:t xml:space="preserve">If </w:t>
            </w:r>
            <w:r w:rsidR="00601F6A" w:rsidRPr="006A58B2">
              <w:rPr>
                <w:rFonts w:ascii="Verdana" w:hAnsi="Verdana"/>
                <w:b/>
                <w:color w:val="333333"/>
              </w:rPr>
              <w:t xml:space="preserve">incomplete </w:t>
            </w:r>
            <w:r w:rsidRPr="006A58B2">
              <w:rPr>
                <w:rFonts w:ascii="Verdana" w:hAnsi="Verdana"/>
                <w:b/>
                <w:color w:val="333333"/>
              </w:rPr>
              <w:t>information was received via…</w:t>
            </w:r>
          </w:p>
        </w:tc>
        <w:tc>
          <w:tcPr>
            <w:tcW w:w="3832" w:type="pct"/>
            <w:gridSpan w:val="2"/>
            <w:shd w:val="clear" w:color="auto" w:fill="E6E6E6"/>
          </w:tcPr>
          <w:p w14:paraId="4BCAB03C" w14:textId="77777777" w:rsidR="007B011A" w:rsidRPr="006A58B2" w:rsidRDefault="007B011A" w:rsidP="000E1269">
            <w:pPr>
              <w:jc w:val="center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</w:rPr>
              <w:t>Then…</w:t>
            </w:r>
          </w:p>
        </w:tc>
      </w:tr>
      <w:tr w:rsidR="001C09B5" w:rsidRPr="006A58B2" w14:paraId="346F4BF0" w14:textId="77777777" w:rsidTr="00DD05DA">
        <w:trPr>
          <w:trHeight w:val="172"/>
        </w:trPr>
        <w:tc>
          <w:tcPr>
            <w:tcW w:w="1168" w:type="pct"/>
            <w:vMerge w:val="restart"/>
          </w:tcPr>
          <w:p w14:paraId="27DE7532" w14:textId="0E6CF87A" w:rsidR="001C09B5" w:rsidRPr="006A58B2" w:rsidRDefault="001C09B5" w:rsidP="000E1269">
            <w:pPr>
              <w:spacing w:before="100" w:beforeAutospacing="1" w:after="100" w:afterAutospacing="1" w:line="240" w:lineRule="atLeast"/>
              <w:textAlignment w:val="top"/>
              <w:rPr>
                <w:rFonts w:ascii="Verdana" w:hAnsi="Verdana"/>
                <w:color w:val="333333"/>
              </w:rPr>
            </w:pPr>
            <w:r w:rsidRPr="006A58B2">
              <w:rPr>
                <w:rFonts w:ascii="Verdana" w:hAnsi="Verdana"/>
                <w:color w:val="333333"/>
              </w:rPr>
              <w:t>Call/Fax</w:t>
            </w:r>
          </w:p>
        </w:tc>
        <w:tc>
          <w:tcPr>
            <w:tcW w:w="3832" w:type="pct"/>
            <w:gridSpan w:val="2"/>
            <w:tcBorders>
              <w:bottom w:val="single" w:sz="4" w:space="0" w:color="auto"/>
            </w:tcBorders>
          </w:tcPr>
          <w:p w14:paraId="205729A4" w14:textId="77777777" w:rsidR="001C09B5" w:rsidRPr="006A58B2" w:rsidRDefault="0054764F" w:rsidP="00793903">
            <w:pPr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Determine if there is documentation of an OBC being made.</w:t>
            </w:r>
          </w:p>
          <w:p w14:paraId="5D377ACF" w14:textId="10A3B7EA" w:rsidR="00183B7D" w:rsidRPr="006A58B2" w:rsidRDefault="00183B7D" w:rsidP="00793903">
            <w:pPr>
              <w:rPr>
                <w:rFonts w:ascii="Verdana" w:hAnsi="Verdana"/>
              </w:rPr>
            </w:pPr>
          </w:p>
        </w:tc>
      </w:tr>
      <w:tr w:rsidR="00391628" w:rsidRPr="006A58B2" w14:paraId="65F26A67" w14:textId="77777777" w:rsidTr="00DD05DA">
        <w:trPr>
          <w:trHeight w:val="58"/>
        </w:trPr>
        <w:tc>
          <w:tcPr>
            <w:tcW w:w="1168" w:type="pct"/>
            <w:vMerge/>
          </w:tcPr>
          <w:p w14:paraId="093528EA" w14:textId="77777777" w:rsidR="001C09B5" w:rsidRPr="006A58B2" w:rsidRDefault="001C09B5" w:rsidP="000E1269">
            <w:pPr>
              <w:spacing w:before="100" w:beforeAutospacing="1" w:after="100" w:afterAutospacing="1" w:line="240" w:lineRule="atLeast"/>
              <w:textAlignment w:val="top"/>
              <w:rPr>
                <w:rFonts w:ascii="Verdana" w:hAnsi="Verdana"/>
                <w:color w:val="333333"/>
              </w:rPr>
            </w:pPr>
          </w:p>
        </w:tc>
        <w:tc>
          <w:tcPr>
            <w:tcW w:w="430" w:type="pct"/>
            <w:shd w:val="clear" w:color="auto" w:fill="E6E6E6"/>
          </w:tcPr>
          <w:p w14:paraId="27A1723F" w14:textId="50CDF6CA" w:rsidR="001C09B5" w:rsidRPr="006A58B2" w:rsidDel="001C09B5" w:rsidRDefault="001C09B5" w:rsidP="00793903">
            <w:pPr>
              <w:spacing w:line="240" w:lineRule="atLeast"/>
              <w:jc w:val="center"/>
              <w:rPr>
                <w:rFonts w:ascii="Verdana" w:hAnsi="Verdana"/>
                <w:b/>
                <w:bCs/>
              </w:rPr>
            </w:pPr>
            <w:r w:rsidRPr="006A58B2">
              <w:rPr>
                <w:rFonts w:ascii="Verdana" w:hAnsi="Verdana"/>
                <w:b/>
                <w:bCs/>
              </w:rPr>
              <w:t>If…</w:t>
            </w:r>
          </w:p>
        </w:tc>
        <w:tc>
          <w:tcPr>
            <w:tcW w:w="3402" w:type="pct"/>
            <w:shd w:val="clear" w:color="auto" w:fill="E6E6E6"/>
          </w:tcPr>
          <w:p w14:paraId="576F5A92" w14:textId="4DF594C5" w:rsidR="001C09B5" w:rsidRPr="006A58B2" w:rsidDel="001C09B5" w:rsidRDefault="001C09B5" w:rsidP="00793903">
            <w:pPr>
              <w:spacing w:line="240" w:lineRule="atLeast"/>
              <w:jc w:val="center"/>
              <w:rPr>
                <w:rFonts w:ascii="Verdana" w:hAnsi="Verdana"/>
                <w:b/>
                <w:bCs/>
              </w:rPr>
            </w:pPr>
            <w:r w:rsidRPr="006A58B2">
              <w:rPr>
                <w:rFonts w:ascii="Verdana" w:hAnsi="Verdana"/>
                <w:b/>
                <w:bCs/>
              </w:rPr>
              <w:t>Then…</w:t>
            </w:r>
          </w:p>
        </w:tc>
      </w:tr>
      <w:tr w:rsidR="00391628" w:rsidRPr="006A58B2" w14:paraId="4DDD380F" w14:textId="77777777" w:rsidTr="00391628">
        <w:trPr>
          <w:trHeight w:val="57"/>
        </w:trPr>
        <w:tc>
          <w:tcPr>
            <w:tcW w:w="1168" w:type="pct"/>
            <w:vMerge/>
          </w:tcPr>
          <w:p w14:paraId="633C3C50" w14:textId="77777777" w:rsidR="001C09B5" w:rsidRPr="006A58B2" w:rsidRDefault="001C09B5" w:rsidP="00793903">
            <w:pPr>
              <w:spacing w:before="100" w:beforeAutospacing="1" w:line="240" w:lineRule="atLeast"/>
              <w:textAlignment w:val="top"/>
              <w:rPr>
                <w:rFonts w:ascii="Verdana" w:hAnsi="Verdana"/>
                <w:color w:val="333333"/>
              </w:rPr>
            </w:pPr>
          </w:p>
        </w:tc>
        <w:tc>
          <w:tcPr>
            <w:tcW w:w="430" w:type="pct"/>
          </w:tcPr>
          <w:p w14:paraId="32F902DE" w14:textId="1AB0F324" w:rsidR="001C09B5" w:rsidRPr="006A58B2" w:rsidDel="001C09B5" w:rsidRDefault="0054764F" w:rsidP="00D24A72">
            <w:pPr>
              <w:spacing w:line="240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No</w:t>
            </w:r>
          </w:p>
        </w:tc>
        <w:tc>
          <w:tcPr>
            <w:tcW w:w="3402" w:type="pct"/>
          </w:tcPr>
          <w:p w14:paraId="19F9E89A" w14:textId="77777777" w:rsidR="00D24A72" w:rsidRPr="006A58B2" w:rsidRDefault="0054764F" w:rsidP="00D24A72">
            <w:pPr>
              <w:spacing w:line="276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 xml:space="preserve">The RPh </w:t>
            </w:r>
            <w:r w:rsidR="00D24A72" w:rsidRPr="006A58B2">
              <w:rPr>
                <w:rFonts w:ascii="Verdana" w:hAnsi="Verdana"/>
              </w:rPr>
              <w:t>will:</w:t>
            </w:r>
          </w:p>
          <w:p w14:paraId="72B54D78" w14:textId="7F9AE57D" w:rsidR="0054764F" w:rsidRPr="006A58B2" w:rsidRDefault="00D24A72" w:rsidP="00793903">
            <w:pPr>
              <w:pStyle w:val="ListParagraph"/>
              <w:numPr>
                <w:ilvl w:val="0"/>
                <w:numId w:val="32"/>
              </w:numPr>
              <w:spacing w:line="276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M</w:t>
            </w:r>
            <w:r w:rsidR="0054764F" w:rsidRPr="006A58B2">
              <w:rPr>
                <w:rFonts w:ascii="Verdana" w:hAnsi="Verdana"/>
                <w:sz w:val="24"/>
                <w:szCs w:val="24"/>
              </w:rPr>
              <w:t xml:space="preserve">ake an OBC attempt and enter a note in CAS. </w:t>
            </w:r>
          </w:p>
          <w:p w14:paraId="56A3D211" w14:textId="5C109BD6" w:rsidR="001C09B5" w:rsidRPr="006A58B2" w:rsidRDefault="00D24A72" w:rsidP="00793903">
            <w:pPr>
              <w:pStyle w:val="ListParagraph"/>
              <w:numPr>
                <w:ilvl w:val="0"/>
                <w:numId w:val="32"/>
              </w:numPr>
              <w:spacing w:line="276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E</w:t>
            </w:r>
            <w:r w:rsidR="0054764F" w:rsidRPr="006A58B2">
              <w:rPr>
                <w:rFonts w:ascii="Verdana" w:hAnsi="Verdana"/>
                <w:sz w:val="24"/>
                <w:szCs w:val="24"/>
              </w:rPr>
              <w:t>nter an error on the tech</w:t>
            </w:r>
            <w:r w:rsidR="006F08CA" w:rsidRPr="006A58B2">
              <w:rPr>
                <w:rFonts w:ascii="Verdana" w:hAnsi="Verdana"/>
                <w:sz w:val="24"/>
                <w:szCs w:val="24"/>
              </w:rPr>
              <w:t>nician</w:t>
            </w:r>
            <w:r w:rsidR="0054764F" w:rsidRPr="006A58B2">
              <w:rPr>
                <w:rFonts w:ascii="Verdana" w:hAnsi="Verdana"/>
                <w:sz w:val="24"/>
                <w:szCs w:val="24"/>
              </w:rPr>
              <w:t xml:space="preserve"> in CAS.</w:t>
            </w:r>
          </w:p>
          <w:p w14:paraId="18E2BF9A" w14:textId="763E88C4" w:rsidR="00183B7D" w:rsidRPr="006A58B2" w:rsidDel="001C09B5" w:rsidRDefault="00183B7D" w:rsidP="00183B7D">
            <w:pPr>
              <w:spacing w:line="276" w:lineRule="atLeast"/>
              <w:rPr>
                <w:rFonts w:ascii="Verdana" w:hAnsi="Verdana"/>
              </w:rPr>
            </w:pPr>
          </w:p>
        </w:tc>
      </w:tr>
      <w:tr w:rsidR="00391628" w:rsidRPr="006A58B2" w14:paraId="03E8749E" w14:textId="77777777" w:rsidTr="00391628">
        <w:trPr>
          <w:trHeight w:val="57"/>
        </w:trPr>
        <w:tc>
          <w:tcPr>
            <w:tcW w:w="1168" w:type="pct"/>
            <w:vMerge/>
          </w:tcPr>
          <w:p w14:paraId="3ABC6B5F" w14:textId="77777777" w:rsidR="001C09B5" w:rsidRPr="006A58B2" w:rsidRDefault="001C09B5" w:rsidP="000E1269">
            <w:pPr>
              <w:spacing w:before="100" w:beforeAutospacing="1" w:after="100" w:afterAutospacing="1" w:line="240" w:lineRule="atLeast"/>
              <w:textAlignment w:val="top"/>
              <w:rPr>
                <w:rFonts w:ascii="Verdana" w:hAnsi="Verdana"/>
                <w:color w:val="333333"/>
              </w:rPr>
            </w:pPr>
          </w:p>
        </w:tc>
        <w:tc>
          <w:tcPr>
            <w:tcW w:w="430" w:type="pct"/>
          </w:tcPr>
          <w:p w14:paraId="527963D0" w14:textId="27111588" w:rsidR="001C09B5" w:rsidRPr="006A58B2" w:rsidDel="001C09B5" w:rsidRDefault="0054764F" w:rsidP="001C09B5">
            <w:pPr>
              <w:spacing w:line="240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>Yes</w:t>
            </w:r>
          </w:p>
        </w:tc>
        <w:tc>
          <w:tcPr>
            <w:tcW w:w="3402" w:type="pct"/>
          </w:tcPr>
          <w:p w14:paraId="1A2343FA" w14:textId="0F892EC8" w:rsidR="001C09B5" w:rsidRPr="006A58B2" w:rsidRDefault="00FC6BAC" w:rsidP="001C09B5">
            <w:pPr>
              <w:spacing w:line="240" w:lineRule="atLeast"/>
              <w:rPr>
                <w:rFonts w:ascii="Verdana" w:hAnsi="Verdana"/>
                <w:color w:val="000000"/>
              </w:rPr>
            </w:pPr>
            <w:r w:rsidRPr="006A58B2">
              <w:rPr>
                <w:rFonts w:ascii="Verdana" w:hAnsi="Verdana"/>
                <w:color w:val="000000"/>
              </w:rPr>
              <w:t>P</w:t>
            </w:r>
            <w:r w:rsidR="0054764F" w:rsidRPr="006A58B2">
              <w:rPr>
                <w:rFonts w:ascii="Verdana" w:hAnsi="Verdana"/>
                <w:color w:val="000000"/>
              </w:rPr>
              <w:t>rior to a PA being closed for insufficient information, one RFI with clinical information must be made to complete the criteria.</w:t>
            </w:r>
          </w:p>
          <w:p w14:paraId="57705EBA" w14:textId="77777777" w:rsidR="0054764F" w:rsidRPr="006A58B2" w:rsidRDefault="0054764F" w:rsidP="001C09B5">
            <w:pPr>
              <w:spacing w:line="240" w:lineRule="atLeast"/>
              <w:rPr>
                <w:rFonts w:ascii="Verdana" w:hAnsi="Verdana"/>
              </w:rPr>
            </w:pPr>
          </w:p>
          <w:p w14:paraId="4F015229" w14:textId="3882BF69" w:rsidR="0054764F" w:rsidRPr="006A58B2" w:rsidRDefault="0054764F" w:rsidP="001C09B5">
            <w:pPr>
              <w:spacing w:line="240" w:lineRule="atLeast"/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  <w:bCs/>
              </w:rPr>
              <w:t>Note:</w:t>
            </w:r>
            <w:r w:rsidRPr="006A58B2">
              <w:rPr>
                <w:rFonts w:ascii="Verdana" w:hAnsi="Verdana"/>
              </w:rPr>
              <w:t xml:space="preserve"> Even if the rep</w:t>
            </w:r>
            <w:r w:rsidR="00E875A0" w:rsidRPr="006A58B2">
              <w:rPr>
                <w:rFonts w:ascii="Verdana" w:hAnsi="Verdana"/>
              </w:rPr>
              <w:t>resentative</w:t>
            </w:r>
            <w:r w:rsidRPr="006A58B2">
              <w:rPr>
                <w:rFonts w:ascii="Verdana" w:hAnsi="Verdana"/>
              </w:rPr>
              <w:t xml:space="preserve"> previously selected </w:t>
            </w:r>
            <w:r w:rsidR="00FC6BAC" w:rsidRPr="006A58B2">
              <w:rPr>
                <w:rFonts w:ascii="Verdana" w:hAnsi="Verdana"/>
              </w:rPr>
              <w:t xml:space="preserve">the </w:t>
            </w:r>
            <w:r w:rsidRPr="006A58B2">
              <w:rPr>
                <w:rFonts w:ascii="Verdana" w:hAnsi="Verdana"/>
              </w:rPr>
              <w:t>RFI-With Clinical Info</w:t>
            </w:r>
            <w:r w:rsidR="00FC6BAC" w:rsidRPr="006A58B2">
              <w:rPr>
                <w:rFonts w:ascii="Verdana" w:hAnsi="Verdana"/>
              </w:rPr>
              <w:t xml:space="preserve"> close option</w:t>
            </w:r>
            <w:r w:rsidRPr="006A58B2">
              <w:rPr>
                <w:rFonts w:ascii="Verdana" w:hAnsi="Verdana"/>
              </w:rPr>
              <w:t xml:space="preserve">, the </w:t>
            </w:r>
            <w:r w:rsidR="008F4642" w:rsidRPr="006A58B2">
              <w:rPr>
                <w:rFonts w:ascii="Verdana" w:hAnsi="Verdana"/>
              </w:rPr>
              <w:t>RPh</w:t>
            </w:r>
            <w:r w:rsidRPr="006A58B2">
              <w:rPr>
                <w:rFonts w:ascii="Verdana" w:hAnsi="Verdana"/>
              </w:rPr>
              <w:t xml:space="preserve"> is still responsible for selecting </w:t>
            </w:r>
            <w:r w:rsidR="008F4642" w:rsidRPr="006A58B2">
              <w:rPr>
                <w:rFonts w:ascii="Verdana" w:hAnsi="Verdana"/>
              </w:rPr>
              <w:t xml:space="preserve">the RFI-Without Clinical Info </w:t>
            </w:r>
            <w:r w:rsidRPr="006A58B2">
              <w:rPr>
                <w:rFonts w:ascii="Verdana" w:hAnsi="Verdana"/>
              </w:rPr>
              <w:t>close option</w:t>
            </w:r>
            <w:r w:rsidR="008F4642" w:rsidRPr="006A58B2">
              <w:rPr>
                <w:rFonts w:ascii="Verdana" w:hAnsi="Verdana"/>
              </w:rPr>
              <w:t xml:space="preserve"> </w:t>
            </w:r>
            <w:r w:rsidRPr="006A58B2">
              <w:rPr>
                <w:rFonts w:ascii="Verdana" w:hAnsi="Verdana"/>
              </w:rPr>
              <w:t>if no clinical information has been received prior to closing the case.</w:t>
            </w:r>
          </w:p>
          <w:p w14:paraId="696FDFC5" w14:textId="0D9A9A72" w:rsidR="00183B7D" w:rsidRPr="006A58B2" w:rsidDel="001C09B5" w:rsidRDefault="00183B7D" w:rsidP="001C09B5">
            <w:pPr>
              <w:spacing w:line="240" w:lineRule="atLeast"/>
              <w:rPr>
                <w:rFonts w:ascii="Verdana" w:hAnsi="Verdana"/>
              </w:rPr>
            </w:pPr>
          </w:p>
        </w:tc>
      </w:tr>
      <w:tr w:rsidR="007B011A" w:rsidRPr="006A58B2" w14:paraId="0DA46356" w14:textId="77777777" w:rsidTr="00391628">
        <w:trPr>
          <w:trHeight w:val="350"/>
        </w:trPr>
        <w:tc>
          <w:tcPr>
            <w:tcW w:w="1168" w:type="pct"/>
          </w:tcPr>
          <w:p w14:paraId="2CC10FE1" w14:textId="09E10D9A" w:rsidR="007B011A" w:rsidRPr="006A58B2" w:rsidRDefault="001C09B5" w:rsidP="000E1269">
            <w:pPr>
              <w:spacing w:before="100" w:beforeAutospacing="1" w:after="100" w:afterAutospacing="1" w:line="240" w:lineRule="atLeast"/>
              <w:textAlignment w:val="top"/>
              <w:rPr>
                <w:rFonts w:ascii="Verdana" w:hAnsi="Verdana"/>
                <w:color w:val="333333"/>
              </w:rPr>
            </w:pPr>
            <w:r w:rsidRPr="006A58B2">
              <w:rPr>
                <w:rFonts w:ascii="Verdana" w:hAnsi="Verdana"/>
                <w:color w:val="333333"/>
              </w:rPr>
              <w:t>ePA</w:t>
            </w:r>
            <w:r w:rsidRPr="006A58B2" w:rsidDel="00B86BAC">
              <w:rPr>
                <w:rFonts w:ascii="Verdana" w:hAnsi="Verdana"/>
                <w:color w:val="333333"/>
              </w:rPr>
              <w:t xml:space="preserve"> </w:t>
            </w:r>
          </w:p>
        </w:tc>
        <w:tc>
          <w:tcPr>
            <w:tcW w:w="3832" w:type="pct"/>
            <w:gridSpan w:val="2"/>
          </w:tcPr>
          <w:p w14:paraId="28DD9AEB" w14:textId="77777777" w:rsidR="008F4642" w:rsidRPr="006A58B2" w:rsidRDefault="001C09B5" w:rsidP="001C09B5">
            <w:pPr>
              <w:spacing w:line="240" w:lineRule="atLeast"/>
              <w:textAlignment w:val="top"/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 xml:space="preserve">If no RFI with clinical attempts have previously been made, the reviewing RPh will send the RFI request to the MDO to complete the criteria. </w:t>
            </w:r>
          </w:p>
          <w:p w14:paraId="3A9E38F0" w14:textId="77777777" w:rsidR="002E15AD" w:rsidRPr="006A58B2" w:rsidRDefault="002E15AD" w:rsidP="001C09B5">
            <w:pPr>
              <w:spacing w:line="240" w:lineRule="atLeast"/>
              <w:textAlignment w:val="top"/>
              <w:rPr>
                <w:rFonts w:ascii="Verdana" w:hAnsi="Verdana"/>
                <w:b/>
                <w:bCs/>
              </w:rPr>
            </w:pPr>
          </w:p>
          <w:p w14:paraId="1EC231A7" w14:textId="65C53F97" w:rsidR="00391628" w:rsidRPr="006A58B2" w:rsidRDefault="001C09B5" w:rsidP="001C09B5">
            <w:pPr>
              <w:spacing w:line="240" w:lineRule="atLeast"/>
              <w:textAlignment w:val="top"/>
              <w:rPr>
                <w:rFonts w:ascii="Verdana" w:hAnsi="Verdana"/>
              </w:rPr>
            </w:pPr>
            <w:r w:rsidRPr="006A58B2">
              <w:rPr>
                <w:rFonts w:ascii="Verdana" w:hAnsi="Verdana"/>
                <w:b/>
                <w:bCs/>
              </w:rPr>
              <w:t>Note</w:t>
            </w:r>
            <w:r w:rsidR="00391628" w:rsidRPr="006A58B2">
              <w:rPr>
                <w:rFonts w:ascii="Verdana" w:hAnsi="Verdana"/>
                <w:b/>
                <w:bCs/>
              </w:rPr>
              <w:t>s</w:t>
            </w:r>
            <w:r w:rsidRPr="006A58B2">
              <w:rPr>
                <w:rFonts w:ascii="Verdana" w:hAnsi="Verdana"/>
                <w:b/>
                <w:bCs/>
              </w:rPr>
              <w:t>:</w:t>
            </w:r>
          </w:p>
          <w:p w14:paraId="3F494C1C" w14:textId="40EE0BC8" w:rsidR="001C09B5" w:rsidRPr="006A58B2" w:rsidRDefault="001C09B5" w:rsidP="00391628">
            <w:pPr>
              <w:pStyle w:val="ListParagraph"/>
              <w:numPr>
                <w:ilvl w:val="0"/>
                <w:numId w:val="40"/>
              </w:numPr>
              <w:spacing w:line="240" w:lineRule="atLeast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 xml:space="preserve">Urgent PAs must have the urgent indicator flagged when faxing out. </w:t>
            </w:r>
          </w:p>
          <w:p w14:paraId="130E153E" w14:textId="6EE565D9" w:rsidR="00391628" w:rsidRPr="006A58B2" w:rsidRDefault="00391628" w:rsidP="00391628">
            <w:pPr>
              <w:pStyle w:val="ListParagraph"/>
              <w:numPr>
                <w:ilvl w:val="0"/>
                <w:numId w:val="40"/>
              </w:numPr>
              <w:spacing w:line="240" w:lineRule="atLeast"/>
              <w:textAlignment w:val="top"/>
              <w:rPr>
                <w:rFonts w:ascii="Verdana" w:hAnsi="Verdana"/>
                <w:bCs/>
                <w:sz w:val="24"/>
                <w:szCs w:val="24"/>
              </w:rPr>
            </w:pPr>
            <w:r w:rsidRPr="006A58B2">
              <w:rPr>
                <w:rFonts w:ascii="Verdana" w:hAnsi="Verdana"/>
                <w:bCs/>
                <w:sz w:val="24"/>
                <w:szCs w:val="24"/>
              </w:rPr>
              <w:t>Cases with low TAT for 24/7 clients:</w:t>
            </w:r>
          </w:p>
          <w:p w14:paraId="10F9D490" w14:textId="508382FE" w:rsidR="00391628" w:rsidRPr="006A58B2" w:rsidRDefault="00391628" w:rsidP="00793903">
            <w:pPr>
              <w:pStyle w:val="ListParagraph"/>
              <w:numPr>
                <w:ilvl w:val="1"/>
                <w:numId w:val="40"/>
              </w:numPr>
              <w:spacing w:line="240" w:lineRule="atLeast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For 24/7 clients, TAT is not reset based on updated timestamp.</w:t>
            </w:r>
          </w:p>
          <w:p w14:paraId="637C8086" w14:textId="657E8111" w:rsidR="00391628" w:rsidRPr="006A58B2" w:rsidRDefault="00391628" w:rsidP="00793903">
            <w:pPr>
              <w:pStyle w:val="ListParagraph"/>
              <w:numPr>
                <w:ilvl w:val="1"/>
                <w:numId w:val="40"/>
              </w:numPr>
              <w:spacing w:line="240" w:lineRule="atLeast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If the case is low/negative TAT, verify OBC attempt has been made and close case promptly.</w:t>
            </w:r>
          </w:p>
          <w:p w14:paraId="79F99174" w14:textId="2DD41717" w:rsidR="001C09B5" w:rsidRPr="006A58B2" w:rsidRDefault="002E15AD" w:rsidP="00793903">
            <w:pPr>
              <w:pStyle w:val="ListParagraph"/>
              <w:numPr>
                <w:ilvl w:val="0"/>
                <w:numId w:val="40"/>
              </w:numPr>
              <w:spacing w:line="240" w:lineRule="atLeast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As b</w:t>
            </w:r>
            <w:r w:rsidR="001C09B5" w:rsidRPr="006A58B2">
              <w:rPr>
                <w:rFonts w:ascii="Verdana" w:hAnsi="Verdana"/>
                <w:sz w:val="24"/>
                <w:szCs w:val="24"/>
              </w:rPr>
              <w:t>est practice when faxing out</w:t>
            </w:r>
            <w:r w:rsidRPr="006A58B2">
              <w:rPr>
                <w:rFonts w:ascii="Verdana" w:hAnsi="Verdana"/>
                <w:sz w:val="24"/>
                <w:szCs w:val="24"/>
              </w:rPr>
              <w:t>, m</w:t>
            </w:r>
            <w:r w:rsidR="001C09B5" w:rsidRPr="006A58B2">
              <w:rPr>
                <w:rFonts w:ascii="Verdana" w:hAnsi="Verdana"/>
                <w:sz w:val="24"/>
                <w:szCs w:val="24"/>
              </w:rPr>
              <w:t xml:space="preserve">ark and notate </w:t>
            </w:r>
            <w:r w:rsidRPr="006A58B2">
              <w:rPr>
                <w:rFonts w:ascii="Verdana" w:hAnsi="Verdana"/>
                <w:sz w:val="24"/>
                <w:szCs w:val="24"/>
              </w:rPr>
              <w:t xml:space="preserve">the </w:t>
            </w:r>
            <w:r w:rsidR="001C09B5" w:rsidRPr="006A58B2">
              <w:rPr>
                <w:rFonts w:ascii="Verdana" w:hAnsi="Verdana"/>
                <w:sz w:val="24"/>
                <w:szCs w:val="24"/>
              </w:rPr>
              <w:t xml:space="preserve">question that </w:t>
            </w:r>
            <w:r w:rsidR="009E58A2" w:rsidRPr="006A58B2">
              <w:rPr>
                <w:rFonts w:ascii="Verdana" w:hAnsi="Verdana"/>
                <w:sz w:val="24"/>
                <w:szCs w:val="24"/>
              </w:rPr>
              <w:t>needs to</w:t>
            </w:r>
            <w:r w:rsidR="001C09B5" w:rsidRPr="006A58B2">
              <w:rPr>
                <w:rFonts w:ascii="Verdana" w:hAnsi="Verdana"/>
                <w:sz w:val="24"/>
                <w:szCs w:val="24"/>
              </w:rPr>
              <w:t xml:space="preserve"> be answered and provide form alts for NFME/VF criteria.</w:t>
            </w:r>
          </w:p>
          <w:p w14:paraId="764E13B0" w14:textId="77777777" w:rsidR="001C09B5" w:rsidRDefault="001C09B5" w:rsidP="001C09B5">
            <w:pPr>
              <w:pStyle w:val="ListParagraph"/>
              <w:spacing w:line="252" w:lineRule="auto"/>
              <w:ind w:left="1080"/>
              <w:rPr>
                <w:ins w:id="43" w:author="Molina, Erin L" w:date="2026-02-10T14:37:00Z" w16du:dateUtc="2026-02-10T20:37:00Z"/>
                <w:rFonts w:ascii="Verdana" w:hAnsi="Verdana"/>
                <w:b/>
                <w:sz w:val="24"/>
                <w:szCs w:val="24"/>
              </w:rPr>
            </w:pPr>
          </w:p>
          <w:p w14:paraId="27886BBF" w14:textId="03CE0EF6" w:rsidR="00624FCE" w:rsidRPr="00624FCE" w:rsidDel="00792FF6" w:rsidRDefault="00624FCE">
            <w:pPr>
              <w:spacing w:line="252" w:lineRule="auto"/>
              <w:rPr>
                <w:del w:id="44" w:author="Molina, Erin L" w:date="2026-02-10T14:39:00Z" w16du:dateUtc="2026-02-10T20:39:00Z"/>
                <w:rFonts w:ascii="Verdana" w:hAnsi="Verdana"/>
                <w:bCs/>
                <w:rPrChange w:id="45" w:author="Molina, Erin L" w:date="2026-02-10T14:37:00Z" w16du:dateUtc="2026-02-10T20:37:00Z">
                  <w:rPr>
                    <w:del w:id="46" w:author="Molina, Erin L" w:date="2026-02-10T14:39:00Z" w16du:dateUtc="2026-02-10T20:39:00Z"/>
                  </w:rPr>
                </w:rPrChange>
              </w:rPr>
              <w:pPrChange w:id="47" w:author="Molina, Erin L" w:date="2026-02-10T14:37:00Z" w16du:dateUtc="2026-02-10T20:37:00Z">
                <w:pPr>
                  <w:pStyle w:val="ListParagraph"/>
                  <w:spacing w:line="252" w:lineRule="auto"/>
                  <w:ind w:left="1080"/>
                </w:pPr>
              </w:pPrChange>
            </w:pPr>
            <w:ins w:id="48" w:author="Molina, Erin L" w:date="2026-02-10T14:37:00Z" w16du:dateUtc="2026-02-10T20:37:00Z">
              <w:r>
                <w:rPr>
                  <w:rFonts w:ascii="Verdana" w:hAnsi="Verdana"/>
                  <w:b/>
                </w:rPr>
                <w:t xml:space="preserve">Example: </w:t>
              </w:r>
              <w:r>
                <w:rPr>
                  <w:rFonts w:ascii="Verdana" w:hAnsi="Verdana"/>
                  <w:bCs/>
                </w:rPr>
                <w:t xml:space="preserve">Please completely fill out the attached criteria, starting with question </w:t>
              </w:r>
            </w:ins>
            <w:ins w:id="49" w:author="Molina, Erin L" w:date="2026-02-10T14:38:00Z" w16du:dateUtc="2026-02-10T20:38:00Z">
              <w:r w:rsidR="00827309">
                <w:rPr>
                  <w:rFonts w:ascii="Verdana" w:hAnsi="Verdana"/>
                  <w:bCs/>
                </w:rPr>
                <w:t>&lt;insert question number&gt;</w:t>
              </w:r>
            </w:ins>
            <w:ins w:id="50" w:author="Molina, Erin L" w:date="2026-02-10T14:37:00Z" w16du:dateUtc="2026-02-10T20:37:00Z">
              <w:r>
                <w:rPr>
                  <w:rFonts w:ascii="Verdana" w:hAnsi="Verdana"/>
                  <w:bCs/>
                </w:rPr>
                <w:t xml:space="preserve">, and provide supporting documentation so we may complete your PA request. Requested information may be called or faxed to numbers provided on </w:t>
              </w:r>
              <w:r w:rsidR="00827309">
                <w:rPr>
                  <w:rFonts w:ascii="Verdana" w:hAnsi="Verdana"/>
                  <w:bCs/>
                </w:rPr>
                <w:t>the form. Thank you. Approved fo</w:t>
              </w:r>
            </w:ins>
            <w:ins w:id="51" w:author="Molina, Erin L" w:date="2026-02-10T14:38:00Z" w16du:dateUtc="2026-02-10T20:38:00Z">
              <w:r w:rsidR="00827309">
                <w:rPr>
                  <w:rFonts w:ascii="Verdana" w:hAnsi="Verdana"/>
                  <w:bCs/>
                </w:rPr>
                <w:t>rmulary</w:t>
              </w:r>
            </w:ins>
            <w:ins w:id="52" w:author="Molina, Erin L" w:date="2026-02-10T14:37:00Z" w16du:dateUtc="2026-02-10T20:37:00Z">
              <w:r w:rsidR="00827309">
                <w:rPr>
                  <w:rFonts w:ascii="Verdana" w:hAnsi="Verdana"/>
                  <w:bCs/>
                </w:rPr>
                <w:t xml:space="preserve"> alternatives</w:t>
              </w:r>
            </w:ins>
            <w:ins w:id="53" w:author="Molina, Erin L" w:date="2026-02-10T14:38:00Z" w16du:dateUtc="2026-02-10T20:38:00Z">
              <w:r w:rsidR="00827309">
                <w:rPr>
                  <w:rFonts w:ascii="Verdana" w:hAnsi="Verdana"/>
                  <w:bCs/>
                </w:rPr>
                <w:t>: &lt;insert formulary alternatives</w:t>
              </w:r>
              <w:r w:rsidR="0095260E">
                <w:rPr>
                  <w:rFonts w:ascii="Verdana" w:hAnsi="Verdana"/>
                  <w:bCs/>
                </w:rPr>
                <w:t>&gt;.</w:t>
              </w:r>
            </w:ins>
          </w:p>
          <w:p w14:paraId="61E785B7" w14:textId="5198C961" w:rsidR="007B011A" w:rsidRPr="006A58B2" w:rsidDel="00792FF6" w:rsidRDefault="001C09B5">
            <w:pPr>
              <w:spacing w:line="252" w:lineRule="auto"/>
              <w:rPr>
                <w:del w:id="54" w:author="Molina, Erin L" w:date="2026-02-10T14:39:00Z" w16du:dateUtc="2026-02-10T20:39:00Z"/>
                <w:rFonts w:ascii="Verdana" w:hAnsi="Verdana"/>
              </w:rPr>
              <w:pPrChange w:id="55" w:author="Molina, Erin L" w:date="2026-02-10T14:39:00Z" w16du:dateUtc="2026-02-10T20:39:00Z">
                <w:pPr>
                  <w:jc w:val="center"/>
                </w:pPr>
              </w:pPrChange>
            </w:pPr>
            <w:del w:id="56" w:author="Molina, Erin L" w:date="2026-02-10T14:39:00Z" w16du:dateUtc="2026-02-10T20:39:00Z">
              <w:r w:rsidRPr="006A58B2" w:rsidDel="00792FF6">
                <w:rPr>
                  <w:rFonts w:ascii="Verdana" w:hAnsi="Verdana"/>
                  <w:noProof/>
                </w:rPr>
                <w:drawing>
                  <wp:inline distT="0" distB="0" distL="0" distR="0" wp14:anchorId="14CBBDD8" wp14:editId="195FA904">
                    <wp:extent cx="4921250" cy="3244850"/>
                    <wp:effectExtent l="19050" t="19050" r="12700" b="12700"/>
                    <wp:docPr id="1080331304" name="Picture 10803313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921250" cy="3244850"/>
                            </a:xfrm>
                            <a:prstGeom prst="rect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3DEB7997" w14:textId="47162B23" w:rsidR="00FD7003" w:rsidRPr="006A58B2" w:rsidRDefault="00FD7003">
            <w:pPr>
              <w:rPr>
                <w:rFonts w:ascii="Verdana" w:hAnsi="Verdana"/>
              </w:rPr>
              <w:pPrChange w:id="57" w:author="Molina, Erin L" w:date="2026-02-10T14:39:00Z" w16du:dateUtc="2026-02-10T20:39:00Z">
                <w:pPr>
                  <w:jc w:val="center"/>
                </w:pPr>
              </w:pPrChange>
            </w:pPr>
          </w:p>
        </w:tc>
      </w:tr>
    </w:tbl>
    <w:p w14:paraId="7CF3371A" w14:textId="7830988E" w:rsidR="00065299" w:rsidRPr="006A58B2" w:rsidRDefault="00065299" w:rsidP="00065299">
      <w:pPr>
        <w:tabs>
          <w:tab w:val="left" w:pos="10350"/>
        </w:tabs>
        <w:textAlignment w:val="top"/>
        <w:rPr>
          <w:rFonts w:ascii="Verdana" w:hAnsi="Verdana"/>
        </w:rPr>
      </w:pPr>
      <w:r w:rsidRPr="006A58B2">
        <w:rPr>
          <w:rFonts w:ascii="Verdana" w:hAnsi="Verdana"/>
        </w:rPr>
        <w:tab/>
      </w:r>
    </w:p>
    <w:p w14:paraId="65F35400" w14:textId="1C07617F" w:rsidR="00160EE5" w:rsidRPr="006A58B2" w:rsidRDefault="00160EE5" w:rsidP="00160EE5">
      <w:pPr>
        <w:spacing w:after="100" w:afterAutospacing="1"/>
        <w:jc w:val="right"/>
        <w:textAlignment w:val="top"/>
        <w:rPr>
          <w:rFonts w:ascii="Verdana" w:hAnsi="Verdana"/>
        </w:rPr>
      </w:pPr>
      <w:hyperlink w:anchor="_top" w:history="1">
        <w:r w:rsidRPr="006A58B2">
          <w:rPr>
            <w:rStyle w:val="Hyperlink"/>
            <w:rFonts w:ascii="Verdana" w:hAnsi="Verdana"/>
          </w:rPr>
          <w:t>Top of the Document</w:t>
        </w:r>
      </w:hyperlink>
    </w:p>
    <w:p w14:paraId="505B746C" w14:textId="06F19BD9" w:rsidR="001A0465" w:rsidRPr="006A58B2" w:rsidRDefault="001A0465" w:rsidP="001A0465">
      <w:pPr>
        <w:rPr>
          <w:rFonts w:ascii="Verdana" w:hAnsi="Verdana"/>
          <w:b/>
        </w:rPr>
      </w:pPr>
      <w:r w:rsidRPr="006A58B2">
        <w:rPr>
          <w:rFonts w:ascii="Verdana" w:hAnsi="Verdana"/>
          <w:b/>
        </w:rPr>
        <w:t>Subsequent RPh Reviewer:</w:t>
      </w:r>
    </w:p>
    <w:p w14:paraId="2ED269AC" w14:textId="3B80F71E" w:rsidR="00DC010E" w:rsidRPr="006A58B2" w:rsidRDefault="008D6279" w:rsidP="00871C48">
      <w:pPr>
        <w:spacing w:before="100" w:beforeAutospacing="1" w:after="100" w:afterAutospacing="1"/>
        <w:textAlignment w:val="top"/>
        <w:rPr>
          <w:rFonts w:ascii="Verdana" w:hAnsi="Verdana"/>
        </w:rPr>
      </w:pPr>
      <w:r w:rsidRPr="006A58B2">
        <w:rPr>
          <w:rFonts w:ascii="Verdana" w:hAnsi="Verdana"/>
        </w:rPr>
        <w:t>If the</w:t>
      </w:r>
      <w:r w:rsidR="00DC010E" w:rsidRPr="006A58B2">
        <w:rPr>
          <w:rFonts w:ascii="Verdana" w:hAnsi="Verdana"/>
        </w:rPr>
        <w:t xml:space="preserve"> </w:t>
      </w:r>
      <w:r w:rsidR="007B011A" w:rsidRPr="006A58B2">
        <w:rPr>
          <w:rFonts w:ascii="Verdana" w:hAnsi="Verdana"/>
        </w:rPr>
        <w:t>fax</w:t>
      </w:r>
      <w:r w:rsidR="00AB77C0" w:rsidRPr="006A58B2">
        <w:rPr>
          <w:rFonts w:ascii="Verdana" w:hAnsi="Verdana"/>
        </w:rPr>
        <w:t xml:space="preserve"> with clinical</w:t>
      </w:r>
      <w:r w:rsidR="007B011A" w:rsidRPr="006A58B2">
        <w:rPr>
          <w:rFonts w:ascii="Verdana" w:hAnsi="Verdana"/>
        </w:rPr>
        <w:t xml:space="preserve">/outreach </w:t>
      </w:r>
      <w:r w:rsidR="00DC010E" w:rsidRPr="006A58B2">
        <w:rPr>
          <w:rFonts w:ascii="Verdana" w:hAnsi="Verdana"/>
        </w:rPr>
        <w:t xml:space="preserve">attempt </w:t>
      </w:r>
      <w:r w:rsidR="0099430E" w:rsidRPr="006A58B2">
        <w:rPr>
          <w:rFonts w:ascii="Verdana" w:hAnsi="Verdana"/>
        </w:rPr>
        <w:t>has</w:t>
      </w:r>
      <w:r w:rsidR="00DC010E" w:rsidRPr="006A58B2">
        <w:rPr>
          <w:rFonts w:ascii="Verdana" w:hAnsi="Verdana"/>
        </w:rPr>
        <w:t xml:space="preserve"> been </w:t>
      </w:r>
      <w:r w:rsidR="0099430E" w:rsidRPr="006A58B2">
        <w:rPr>
          <w:rFonts w:ascii="Verdana" w:hAnsi="Verdana"/>
        </w:rPr>
        <w:t>made</w:t>
      </w:r>
      <w:r w:rsidR="00DC010E" w:rsidRPr="006A58B2">
        <w:rPr>
          <w:rFonts w:ascii="Verdana" w:hAnsi="Verdana"/>
        </w:rPr>
        <w:t xml:space="preserve"> </w:t>
      </w:r>
      <w:r w:rsidR="0099430E" w:rsidRPr="006A58B2">
        <w:rPr>
          <w:rFonts w:ascii="Verdana" w:hAnsi="Verdana"/>
        </w:rPr>
        <w:t xml:space="preserve">and the criteria </w:t>
      </w:r>
      <w:r w:rsidR="00CD7F59" w:rsidRPr="006A58B2">
        <w:rPr>
          <w:rFonts w:ascii="Verdana" w:hAnsi="Verdana"/>
        </w:rPr>
        <w:t>are</w:t>
      </w:r>
      <w:r w:rsidR="0099430E" w:rsidRPr="006A58B2">
        <w:rPr>
          <w:rFonts w:ascii="Verdana" w:hAnsi="Verdana"/>
        </w:rPr>
        <w:t xml:space="preserve"> still not complete, the </w:t>
      </w:r>
      <w:r w:rsidR="00FB3109" w:rsidRPr="006A58B2">
        <w:rPr>
          <w:rFonts w:ascii="Verdana" w:hAnsi="Verdana"/>
        </w:rPr>
        <w:t xml:space="preserve">subsequent </w:t>
      </w:r>
      <w:r w:rsidR="00DC010E" w:rsidRPr="006A58B2">
        <w:rPr>
          <w:rFonts w:ascii="Verdana" w:hAnsi="Verdana"/>
        </w:rPr>
        <w:t>RPh is to follow the steps below:</w:t>
      </w:r>
    </w:p>
    <w:p w14:paraId="38EFA4AE" w14:textId="7CF592AC" w:rsidR="00B03149" w:rsidRPr="006A58B2" w:rsidRDefault="00B03149" w:rsidP="00871C48">
      <w:pPr>
        <w:spacing w:before="100" w:beforeAutospacing="1" w:after="100" w:afterAutospacing="1"/>
        <w:textAlignment w:val="top"/>
        <w:rPr>
          <w:rFonts w:ascii="Verdana" w:hAnsi="Verdana"/>
        </w:rPr>
      </w:pPr>
      <w:r w:rsidRPr="006A58B2">
        <w:rPr>
          <w:rFonts w:ascii="Verdana" w:hAnsi="Verdana"/>
          <w:b/>
          <w:bCs/>
        </w:rPr>
        <w:t>Note:</w:t>
      </w:r>
      <w:r w:rsidRPr="006A58B2">
        <w:rPr>
          <w:rFonts w:ascii="Verdana" w:hAnsi="Verdana"/>
        </w:rPr>
        <w:t xml:space="preserve"> Abbreviations are to be spelled out or removed.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875"/>
      </w:tblGrid>
      <w:tr w:rsidR="000D5B10" w:rsidRPr="006A58B2" w14:paraId="33B0F53B" w14:textId="77777777" w:rsidTr="00893120">
        <w:trPr>
          <w:trHeight w:val="350"/>
        </w:trPr>
        <w:tc>
          <w:tcPr>
            <w:tcW w:w="415" w:type="pct"/>
            <w:shd w:val="clear" w:color="auto" w:fill="E6E6E6"/>
          </w:tcPr>
          <w:p w14:paraId="592CC89E" w14:textId="77777777" w:rsidR="000D5B10" w:rsidRPr="006A58B2" w:rsidRDefault="000D5B10" w:rsidP="008860BD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  <w:color w:val="333333"/>
              </w:rPr>
              <w:t>Step</w:t>
            </w:r>
          </w:p>
        </w:tc>
        <w:tc>
          <w:tcPr>
            <w:tcW w:w="4585" w:type="pct"/>
            <w:shd w:val="clear" w:color="auto" w:fill="E6E6E6"/>
          </w:tcPr>
          <w:p w14:paraId="26194D23" w14:textId="77777777" w:rsidR="000D5B10" w:rsidRPr="006A58B2" w:rsidRDefault="000D5B10" w:rsidP="009220A2">
            <w:pPr>
              <w:jc w:val="center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</w:rPr>
              <w:t>Action</w:t>
            </w:r>
          </w:p>
        </w:tc>
      </w:tr>
      <w:tr w:rsidR="00041430" w:rsidRPr="006A58B2" w14:paraId="5A028503" w14:textId="77777777" w:rsidTr="00893120">
        <w:trPr>
          <w:trHeight w:val="350"/>
        </w:trPr>
        <w:tc>
          <w:tcPr>
            <w:tcW w:w="415" w:type="pct"/>
          </w:tcPr>
          <w:p w14:paraId="26BCB725" w14:textId="77777777" w:rsidR="00041430" w:rsidRPr="006A58B2" w:rsidRDefault="00041430" w:rsidP="008860BD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rFonts w:ascii="Verdana" w:hAnsi="Verdana"/>
                <w:b/>
                <w:color w:val="333333"/>
              </w:rPr>
            </w:pPr>
            <w:r w:rsidRPr="006A58B2">
              <w:rPr>
                <w:rFonts w:ascii="Verdana" w:hAnsi="Verdana"/>
                <w:b/>
                <w:color w:val="333333"/>
              </w:rPr>
              <w:t>1</w:t>
            </w:r>
          </w:p>
        </w:tc>
        <w:tc>
          <w:tcPr>
            <w:tcW w:w="4585" w:type="pct"/>
          </w:tcPr>
          <w:p w14:paraId="2BB786EC" w14:textId="77777777" w:rsidR="00EE598E" w:rsidRPr="006A58B2" w:rsidRDefault="00EE598E" w:rsidP="00EE598E">
            <w:pPr>
              <w:spacing w:before="120" w:line="240" w:lineRule="atLeast"/>
              <w:textAlignment w:val="top"/>
              <w:rPr>
                <w:rFonts w:ascii="Verdana" w:hAnsi="Verdana"/>
              </w:rPr>
            </w:pPr>
            <w:r w:rsidRPr="006A58B2">
              <w:rPr>
                <w:rFonts w:ascii="Verdana" w:hAnsi="Verdana"/>
              </w:rPr>
              <w:t xml:space="preserve">To close a PA for insufficient information the RPh should: </w:t>
            </w:r>
          </w:p>
          <w:p w14:paraId="3ABFDD42" w14:textId="77777777" w:rsidR="00EE598E" w:rsidRPr="006A58B2" w:rsidRDefault="00EE598E" w:rsidP="003E4E60">
            <w:pPr>
              <w:pStyle w:val="ListParagraph"/>
              <w:numPr>
                <w:ilvl w:val="0"/>
                <w:numId w:val="14"/>
              </w:numPr>
              <w:spacing w:before="120" w:line="240" w:lineRule="atLeast"/>
              <w:ind w:left="720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 xml:space="preserve">Press the </w:t>
            </w:r>
            <w:r w:rsidRPr="006A58B2">
              <w:rPr>
                <w:rFonts w:ascii="Verdana" w:hAnsi="Verdana"/>
                <w:b/>
                <w:bCs/>
                <w:sz w:val="24"/>
                <w:szCs w:val="24"/>
              </w:rPr>
              <w:t>SET</w:t>
            </w:r>
            <w:r w:rsidRPr="006A58B2">
              <w:rPr>
                <w:rFonts w:ascii="Verdana" w:hAnsi="Verdana"/>
                <w:sz w:val="24"/>
                <w:szCs w:val="24"/>
              </w:rPr>
              <w:t xml:space="preserve"> button for completed received timestamp. </w:t>
            </w:r>
          </w:p>
          <w:p w14:paraId="7A226A6D" w14:textId="0A0703F2" w:rsidR="00EE598E" w:rsidRPr="006A58B2" w:rsidRDefault="00EE598E" w:rsidP="00FD7003">
            <w:pPr>
              <w:pStyle w:val="ListParagraph"/>
              <w:numPr>
                <w:ilvl w:val="0"/>
                <w:numId w:val="4"/>
              </w:numPr>
              <w:spacing w:before="120" w:line="240" w:lineRule="atLeast"/>
              <w:ind w:left="720"/>
              <w:textAlignment w:val="top"/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Include in PA notes: “Insufficient information”</w:t>
            </w:r>
            <w:r w:rsidRPr="006A58B2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r w:rsidRPr="006A58B2">
              <w:rPr>
                <w:rFonts w:ascii="Verdana" w:hAnsi="Verdana"/>
                <w:sz w:val="24"/>
                <w:szCs w:val="24"/>
              </w:rPr>
              <w:t>at the beginning of the PA notes.</w:t>
            </w:r>
          </w:p>
          <w:p w14:paraId="2086449A" w14:textId="6912B487" w:rsidR="00041430" w:rsidRPr="006A58B2" w:rsidRDefault="00041430" w:rsidP="0067236B">
            <w:pPr>
              <w:rPr>
                <w:rFonts w:ascii="Verdana" w:hAnsi="Verdana"/>
              </w:rPr>
            </w:pPr>
          </w:p>
        </w:tc>
      </w:tr>
      <w:tr w:rsidR="006A5CD4" w:rsidRPr="006A58B2" w14:paraId="0E1CC5DE" w14:textId="77777777" w:rsidTr="00893120">
        <w:tc>
          <w:tcPr>
            <w:tcW w:w="415" w:type="pct"/>
          </w:tcPr>
          <w:p w14:paraId="2DB59F5B" w14:textId="77777777" w:rsidR="006A5CD4" w:rsidRPr="006A58B2" w:rsidDel="00041430" w:rsidRDefault="00DC010E" w:rsidP="009220A2">
            <w:pPr>
              <w:jc w:val="center"/>
              <w:rPr>
                <w:rFonts w:ascii="Verdana" w:hAnsi="Verdana"/>
                <w:b/>
              </w:rPr>
            </w:pPr>
            <w:r w:rsidRPr="006A58B2">
              <w:rPr>
                <w:rFonts w:ascii="Verdana" w:hAnsi="Verdana"/>
                <w:b/>
              </w:rPr>
              <w:t>2</w:t>
            </w:r>
          </w:p>
        </w:tc>
        <w:tc>
          <w:tcPr>
            <w:tcW w:w="4585" w:type="pct"/>
          </w:tcPr>
          <w:p w14:paraId="52394FB2" w14:textId="7D6F48CF" w:rsidR="007F36B0" w:rsidRPr="006A58B2" w:rsidDel="00792FF6" w:rsidRDefault="007F36B0" w:rsidP="00AC4E0C">
            <w:pPr>
              <w:spacing w:before="120" w:line="240" w:lineRule="atLeast"/>
              <w:textAlignment w:val="top"/>
              <w:rPr>
                <w:del w:id="58" w:author="Molina, Erin L" w:date="2026-02-10T14:39:00Z" w16du:dateUtc="2026-02-10T20:39:00Z"/>
                <w:rFonts w:ascii="Verdana" w:hAnsi="Verdana"/>
              </w:rPr>
            </w:pPr>
            <w:r w:rsidRPr="006A58B2">
              <w:rPr>
                <w:rFonts w:ascii="Verdana" w:hAnsi="Verdana"/>
              </w:rPr>
              <w:t>Select the most appropriate close option “</w:t>
            </w:r>
            <w:r w:rsidRPr="006A58B2">
              <w:rPr>
                <w:rFonts w:ascii="Verdana" w:hAnsi="Verdana"/>
                <w:b/>
              </w:rPr>
              <w:t xml:space="preserve">Insufficient Clinical Info” </w:t>
            </w:r>
            <w:r w:rsidRPr="006A58B2">
              <w:rPr>
                <w:rFonts w:ascii="Verdana" w:hAnsi="Verdana"/>
                <w:bCs/>
              </w:rPr>
              <w:t xml:space="preserve">or </w:t>
            </w:r>
            <w:r w:rsidRPr="006A58B2">
              <w:rPr>
                <w:rFonts w:ascii="Verdana" w:hAnsi="Verdana"/>
                <w:b/>
              </w:rPr>
              <w:t xml:space="preserve">“Insufficient Info w/ Partial Qty Approved” </w:t>
            </w:r>
            <w:r w:rsidRPr="006A58B2">
              <w:rPr>
                <w:rFonts w:ascii="Verdana" w:hAnsi="Verdana"/>
              </w:rPr>
              <w:t>when available.</w:t>
            </w:r>
            <w:ins w:id="59" w:author="Molina, Erin L" w:date="2026-02-10T14:39:00Z" w16du:dateUtc="2026-02-10T20:39:00Z">
              <w:r w:rsidR="00792FF6" w:rsidRPr="006A58B2" w:rsidDel="00792FF6">
                <w:rPr>
                  <w:rFonts w:ascii="Verdana" w:hAnsi="Verdana"/>
                </w:rPr>
                <w:t xml:space="preserve"> </w:t>
              </w:r>
            </w:ins>
          </w:p>
          <w:p w14:paraId="412E5B91" w14:textId="37AD23A9" w:rsidR="007F36B0" w:rsidRPr="006A58B2" w:rsidRDefault="007F36B0">
            <w:pPr>
              <w:spacing w:before="120" w:line="240" w:lineRule="atLeast"/>
              <w:textAlignment w:val="top"/>
              <w:rPr>
                <w:rFonts w:ascii="Verdana" w:hAnsi="Verdana"/>
              </w:rPr>
              <w:pPrChange w:id="60" w:author="Molina, Erin L" w:date="2026-02-10T14:39:00Z" w16du:dateUtc="2026-02-10T20:39:00Z">
                <w:pPr>
                  <w:spacing w:before="120" w:line="240" w:lineRule="atLeast"/>
                  <w:jc w:val="center"/>
                  <w:textAlignment w:val="top"/>
                </w:pPr>
              </w:pPrChange>
            </w:pPr>
            <w:del w:id="61" w:author="Molina, Erin L" w:date="2026-02-10T14:39:00Z" w16du:dateUtc="2026-02-10T20:39:00Z">
              <w:r w:rsidRPr="006A58B2" w:rsidDel="00792FF6">
                <w:rPr>
                  <w:rFonts w:ascii="Verdana" w:hAnsi="Verdana"/>
                  <w:noProof/>
                </w:rPr>
                <w:drawing>
                  <wp:inline distT="0" distB="0" distL="0" distR="0" wp14:anchorId="6678D6E3" wp14:editId="083DC9CA">
                    <wp:extent cx="3460928" cy="571529"/>
                    <wp:effectExtent l="0" t="0" r="6350" b="0"/>
                    <wp:docPr id="3" name="Picture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60928" cy="57152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29B12D7F" w14:textId="77777777" w:rsidR="007F36B0" w:rsidRPr="006A58B2" w:rsidRDefault="007F36B0" w:rsidP="0067236B">
            <w:pPr>
              <w:spacing w:before="120" w:line="240" w:lineRule="atLeast"/>
              <w:textAlignment w:val="top"/>
              <w:rPr>
                <w:rFonts w:ascii="Verdana" w:hAnsi="Verdana"/>
              </w:rPr>
            </w:pPr>
          </w:p>
          <w:p w14:paraId="06D4FC18" w14:textId="5171B9F7" w:rsidR="006A5CD4" w:rsidRPr="006A58B2" w:rsidRDefault="00DC010E" w:rsidP="003E4E60">
            <w:pPr>
              <w:pStyle w:val="ListParagraph"/>
              <w:numPr>
                <w:ilvl w:val="0"/>
                <w:numId w:val="34"/>
              </w:numPr>
              <w:rPr>
                <w:rFonts w:ascii="Verdana" w:hAnsi="Verdana"/>
                <w:sz w:val="24"/>
                <w:szCs w:val="24"/>
              </w:rPr>
            </w:pPr>
            <w:r w:rsidRPr="006A58B2">
              <w:rPr>
                <w:rFonts w:ascii="Verdana" w:hAnsi="Verdana"/>
                <w:sz w:val="24"/>
                <w:szCs w:val="24"/>
              </w:rPr>
              <w:t>C</w:t>
            </w:r>
            <w:r w:rsidR="006A5CD4" w:rsidRPr="006A58B2">
              <w:rPr>
                <w:rFonts w:ascii="Verdana" w:hAnsi="Verdana"/>
                <w:sz w:val="24"/>
                <w:szCs w:val="24"/>
              </w:rPr>
              <w:t xml:space="preserve">lose </w:t>
            </w:r>
            <w:r w:rsidR="008F2C37" w:rsidRPr="006A58B2">
              <w:rPr>
                <w:rFonts w:ascii="Verdana" w:hAnsi="Verdana"/>
                <w:sz w:val="24"/>
                <w:szCs w:val="24"/>
              </w:rPr>
              <w:t>the PA</w:t>
            </w:r>
            <w:r w:rsidR="0029129B" w:rsidRPr="006A58B2">
              <w:rPr>
                <w:rFonts w:ascii="Verdana" w:hAnsi="Verdana"/>
                <w:sz w:val="24"/>
                <w:szCs w:val="24"/>
              </w:rPr>
              <w:t xml:space="preserve"> accordingly based on denial verbiage scenario</w:t>
            </w:r>
            <w:r w:rsidR="00084F13" w:rsidRPr="006A58B2">
              <w:rPr>
                <w:rFonts w:ascii="Verdana" w:hAnsi="Verdana"/>
                <w:sz w:val="24"/>
                <w:szCs w:val="24"/>
              </w:rPr>
              <w:t xml:space="preserve">. </w:t>
            </w:r>
            <w:r w:rsidR="0029129B" w:rsidRPr="006A58B2">
              <w:rPr>
                <w:rFonts w:ascii="Verdana" w:hAnsi="Verdana"/>
                <w:sz w:val="24"/>
                <w:szCs w:val="24"/>
              </w:rPr>
              <w:t>See examples below:</w:t>
            </w:r>
          </w:p>
          <w:p w14:paraId="33D7C96F" w14:textId="17876EA1" w:rsidR="006A5CD4" w:rsidRPr="006A58B2" w:rsidRDefault="006A5CD4" w:rsidP="003E4E60">
            <w:pPr>
              <w:spacing w:before="100" w:beforeAutospacing="1" w:after="100" w:afterAutospacing="1" w:line="240" w:lineRule="atLeast"/>
              <w:ind w:left="720"/>
              <w:textAlignment w:val="top"/>
              <w:rPr>
                <w:rFonts w:ascii="Verdana" w:hAnsi="Verdana"/>
                <w:noProof/>
              </w:rPr>
            </w:pPr>
            <w:r w:rsidRPr="006A58B2">
              <w:rPr>
                <w:rFonts w:ascii="Verdana" w:hAnsi="Verdana"/>
                <w:b/>
                <w:bCs/>
              </w:rPr>
              <w:t>Example 1</w:t>
            </w:r>
            <w:r w:rsidR="004B5B45" w:rsidRPr="006A58B2">
              <w:rPr>
                <w:rFonts w:ascii="Verdana" w:hAnsi="Verdana"/>
                <w:b/>
                <w:bCs/>
              </w:rPr>
              <w:t xml:space="preserve">: </w:t>
            </w:r>
            <w:r w:rsidR="00A66418" w:rsidRPr="006A58B2">
              <w:rPr>
                <w:rFonts w:ascii="Verdana" w:hAnsi="Verdana"/>
                <w:b/>
                <w:bCs/>
              </w:rPr>
              <w:t>Criteria</w:t>
            </w:r>
            <w:r w:rsidRPr="006A58B2">
              <w:rPr>
                <w:rFonts w:ascii="Verdana" w:hAnsi="Verdana"/>
                <w:b/>
              </w:rPr>
              <w:t xml:space="preserve"> with auto-populated denial</w:t>
            </w:r>
            <w:r w:rsidRPr="006A58B2">
              <w:rPr>
                <w:rFonts w:ascii="Verdana" w:hAnsi="Verdana"/>
              </w:rPr>
              <w:t xml:space="preserve">. </w:t>
            </w:r>
            <w:r w:rsidR="00A66418" w:rsidRPr="006A58B2">
              <w:rPr>
                <w:rFonts w:ascii="Verdana" w:hAnsi="Verdana"/>
              </w:rPr>
              <w:t>Deny</w:t>
            </w:r>
            <w:r w:rsidRPr="006A58B2">
              <w:rPr>
                <w:rFonts w:ascii="Verdana" w:hAnsi="Verdana"/>
              </w:rPr>
              <w:t xml:space="preserve"> with the auto-populated denial. </w:t>
            </w:r>
          </w:p>
          <w:p w14:paraId="7857814F" w14:textId="4AD18CAF" w:rsidR="006A5CD4" w:rsidRDefault="0029129B" w:rsidP="006A5CD4">
            <w:pPr>
              <w:spacing w:before="100" w:beforeAutospacing="1" w:after="100" w:afterAutospacing="1" w:line="240" w:lineRule="atLeast"/>
              <w:ind w:left="270"/>
              <w:jc w:val="center"/>
              <w:textAlignment w:val="top"/>
              <w:rPr>
                <w:ins w:id="62" w:author="Molina, Erin L" w:date="2026-02-10T15:15:00Z" w16du:dateUtc="2026-02-10T21:15:00Z"/>
                <w:rFonts w:ascii="Verdana" w:hAnsi="Verdana"/>
                <w:noProof/>
              </w:rPr>
            </w:pPr>
            <w:r w:rsidRPr="006A58B2">
              <w:rPr>
                <w:rFonts w:ascii="Verdana" w:hAnsi="Verdana"/>
                <w:noProof/>
              </w:rPr>
              <w:t xml:space="preserve"> </w:t>
            </w:r>
            <w:del w:id="63" w:author="Molina, Erin L" w:date="2026-02-10T15:15:00Z" w16du:dateUtc="2026-02-10T21:15:00Z">
              <w:r w:rsidRPr="006A58B2" w:rsidDel="000C3259">
                <w:rPr>
                  <w:rFonts w:ascii="Verdana" w:hAnsi="Verdana"/>
                  <w:noProof/>
                </w:rPr>
                <w:drawing>
                  <wp:inline distT="0" distB="0" distL="0" distR="0" wp14:anchorId="120BC845" wp14:editId="640EFB07">
                    <wp:extent cx="5042159" cy="1886047"/>
                    <wp:effectExtent l="0" t="0" r="6350" b="0"/>
                    <wp:docPr id="13" name="Picture 1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42159" cy="188604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7D72E7F1" w14:textId="6A9480A7" w:rsidR="000C3259" w:rsidRPr="006A58B2" w:rsidRDefault="000C3259" w:rsidP="006A5CD4">
            <w:pPr>
              <w:spacing w:before="100" w:beforeAutospacing="1" w:after="100" w:afterAutospacing="1" w:line="240" w:lineRule="atLeast"/>
              <w:ind w:left="270"/>
              <w:jc w:val="center"/>
              <w:textAlignment w:val="top"/>
              <w:rPr>
                <w:rFonts w:ascii="Verdana" w:hAnsi="Verdana"/>
                <w:noProof/>
              </w:rPr>
            </w:pPr>
            <w:ins w:id="64" w:author="Molina, Erin L" w:date="2026-02-10T15:15:00Z" w16du:dateUtc="2026-02-10T21:15:00Z">
              <w:r>
                <w:rPr>
                  <w:noProof/>
                </w:rPr>
                <w:drawing>
                  <wp:inline distT="0" distB="0" distL="0" distR="0" wp14:anchorId="5E188346" wp14:editId="6FF10B53">
                    <wp:extent cx="4935062" cy="1519534"/>
                    <wp:effectExtent l="0" t="0" r="0" b="5080"/>
                    <wp:docPr id="2077915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779151" name=""/>
                            <pic:cNvPicPr/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64050" cy="152846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79C7CCA1" w14:textId="53B36847" w:rsidR="006A5CD4" w:rsidRPr="006A58B2" w:rsidRDefault="006A5CD4" w:rsidP="003E4E60">
            <w:pPr>
              <w:spacing w:before="100" w:beforeAutospacing="1" w:after="100" w:afterAutospacing="1" w:line="240" w:lineRule="atLeast"/>
              <w:ind w:left="720"/>
              <w:textAlignment w:val="top"/>
              <w:rPr>
                <w:rFonts w:ascii="Verdana" w:hAnsi="Verdana"/>
                <w:color w:val="333333"/>
              </w:rPr>
            </w:pPr>
            <w:r w:rsidRPr="006A58B2">
              <w:rPr>
                <w:rFonts w:ascii="Verdana" w:hAnsi="Verdana"/>
                <w:b/>
                <w:bCs/>
                <w:color w:val="333333"/>
              </w:rPr>
              <w:t xml:space="preserve">Example 2: </w:t>
            </w:r>
            <w:r w:rsidRPr="006A58B2">
              <w:rPr>
                <w:rFonts w:ascii="Verdana" w:hAnsi="Verdana"/>
                <w:b/>
                <w:bCs/>
              </w:rPr>
              <w:t xml:space="preserve">Criteria that uses </w:t>
            </w:r>
            <w:r w:rsidRPr="006A58B2">
              <w:rPr>
                <w:rFonts w:ascii="Verdana" w:hAnsi="Verdana"/>
                <w:b/>
              </w:rPr>
              <w:t>client</w:t>
            </w:r>
            <w:r w:rsidR="00462773" w:rsidRPr="006A58B2">
              <w:rPr>
                <w:rFonts w:ascii="Verdana" w:hAnsi="Verdana"/>
                <w:b/>
              </w:rPr>
              <w:t xml:space="preserve"> </w:t>
            </w:r>
            <w:r w:rsidRPr="006A58B2">
              <w:rPr>
                <w:rFonts w:ascii="Verdana" w:hAnsi="Verdana"/>
                <w:b/>
              </w:rPr>
              <w:t>approved</w:t>
            </w:r>
            <w:r w:rsidR="00F04DA1" w:rsidRPr="006A58B2">
              <w:rPr>
                <w:rFonts w:ascii="Verdana" w:hAnsi="Verdana"/>
                <w:b/>
              </w:rPr>
              <w:t xml:space="preserve"> or </w:t>
            </w:r>
            <w:r w:rsidR="001249C5" w:rsidRPr="006A58B2">
              <w:rPr>
                <w:rFonts w:ascii="Verdana" w:hAnsi="Verdana"/>
                <w:b/>
              </w:rPr>
              <w:t>custom</w:t>
            </w:r>
            <w:r w:rsidRPr="006A58B2">
              <w:rPr>
                <w:rFonts w:ascii="Verdana" w:hAnsi="Verdana"/>
                <w:b/>
              </w:rPr>
              <w:t xml:space="preserve"> verbiages</w:t>
            </w:r>
            <w:r w:rsidRPr="006A58B2">
              <w:rPr>
                <w:rFonts w:ascii="Verdana" w:hAnsi="Verdana"/>
                <w:color w:val="333333"/>
              </w:rPr>
              <w:t xml:space="preserve">. </w:t>
            </w:r>
            <w:r w:rsidR="0029129B" w:rsidRPr="006A58B2">
              <w:rPr>
                <w:rFonts w:ascii="Verdana" w:hAnsi="Verdana"/>
                <w:color w:val="333333"/>
              </w:rPr>
              <w:t>Check the WI tab of CAS and</w:t>
            </w:r>
            <w:r w:rsidR="00A66418" w:rsidRPr="006A58B2">
              <w:rPr>
                <w:rFonts w:ascii="Verdana" w:hAnsi="Verdana"/>
                <w:color w:val="333333"/>
              </w:rPr>
              <w:t xml:space="preserve"> CAS guidelines</w:t>
            </w:r>
            <w:r w:rsidR="00F04DA1" w:rsidRPr="006A58B2">
              <w:rPr>
                <w:rFonts w:ascii="Verdana" w:hAnsi="Verdana"/>
                <w:color w:val="333333"/>
              </w:rPr>
              <w:t xml:space="preserve"> for</w:t>
            </w:r>
            <w:r w:rsidR="00462773" w:rsidRPr="006A58B2">
              <w:rPr>
                <w:rFonts w:ascii="Verdana" w:hAnsi="Verdana"/>
                <w:color w:val="333333"/>
              </w:rPr>
              <w:t xml:space="preserve"> client approved or custom verbiages</w:t>
            </w:r>
            <w:r w:rsidR="00084F13" w:rsidRPr="006A58B2">
              <w:rPr>
                <w:rFonts w:ascii="Verdana" w:hAnsi="Verdana"/>
                <w:color w:val="333333"/>
              </w:rPr>
              <w:t xml:space="preserve">. </w:t>
            </w:r>
            <w:r w:rsidR="00A66418" w:rsidRPr="006A58B2">
              <w:rPr>
                <w:rFonts w:ascii="Verdana" w:hAnsi="Verdana"/>
                <w:color w:val="333333"/>
              </w:rPr>
              <w:t>WI tab denial</w:t>
            </w:r>
            <w:r w:rsidR="0029129B" w:rsidRPr="006A58B2">
              <w:rPr>
                <w:rFonts w:ascii="Verdana" w:hAnsi="Verdana"/>
                <w:color w:val="333333"/>
              </w:rPr>
              <w:t xml:space="preserve"> verbiage</w:t>
            </w:r>
            <w:r w:rsidR="00A66418" w:rsidRPr="006A58B2">
              <w:rPr>
                <w:rFonts w:ascii="Verdana" w:hAnsi="Verdana"/>
                <w:color w:val="333333"/>
              </w:rPr>
              <w:t xml:space="preserve"> will always trump CAS guidelines or auto-populated denials.</w:t>
            </w:r>
          </w:p>
          <w:p w14:paraId="010231D5" w14:textId="103212B1" w:rsidR="006A5CD4" w:rsidRDefault="009E305D" w:rsidP="006A5CD4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ins w:id="65" w:author="Molina, Erin L" w:date="2026-02-10T15:15:00Z" w16du:dateUtc="2026-02-10T21:15:00Z"/>
                <w:rFonts w:ascii="Verdana" w:hAnsi="Verdana"/>
                <w:noProof/>
              </w:rPr>
            </w:pPr>
            <w:r w:rsidRPr="006A58B2">
              <w:rPr>
                <w:rFonts w:ascii="Verdana" w:hAnsi="Verdana"/>
                <w:noProof/>
              </w:rPr>
              <w:t xml:space="preserve"> </w:t>
            </w:r>
            <w:del w:id="66" w:author="Molina, Erin L" w:date="2026-02-10T15:15:00Z" w16du:dateUtc="2026-02-10T21:15:00Z">
              <w:r w:rsidRPr="006A58B2" w:rsidDel="004E32B8">
                <w:rPr>
                  <w:rFonts w:ascii="Verdana" w:hAnsi="Verdana"/>
                  <w:noProof/>
                </w:rPr>
                <w:drawing>
                  <wp:inline distT="0" distB="0" distL="0" distR="0" wp14:anchorId="09F28238" wp14:editId="6C03B9CF">
                    <wp:extent cx="5016758" cy="1879697"/>
                    <wp:effectExtent l="0" t="0" r="0" b="6350"/>
                    <wp:docPr id="16" name="Picture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16758" cy="187969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33068DBE" w14:textId="097C06B1" w:rsidR="004E32B8" w:rsidRPr="006A58B2" w:rsidRDefault="004E32B8" w:rsidP="006A5CD4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rFonts w:ascii="Verdana" w:hAnsi="Verdana"/>
                <w:noProof/>
              </w:rPr>
            </w:pPr>
            <w:ins w:id="67" w:author="Molina, Erin L" w:date="2026-02-10T15:15:00Z" w16du:dateUtc="2026-02-10T21:15:00Z">
              <w:r>
                <w:rPr>
                  <w:noProof/>
                </w:rPr>
                <w:drawing>
                  <wp:inline distT="0" distB="0" distL="0" distR="0" wp14:anchorId="76196B4C" wp14:editId="1913EB3E">
                    <wp:extent cx="5013702" cy="1590040"/>
                    <wp:effectExtent l="0" t="0" r="0" b="0"/>
                    <wp:docPr id="3753556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7535561" name=""/>
                            <pic:cNvPicPr/>
                          </pic:nvPicPr>
                          <pic:blipFill>
                            <a:blip r:embed="rId2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34458" cy="159662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150F9623" w14:textId="62665685" w:rsidR="009E305D" w:rsidRDefault="006A5CD4" w:rsidP="003E4E60">
            <w:pPr>
              <w:spacing w:before="100" w:beforeAutospacing="1" w:after="100" w:afterAutospacing="1" w:line="240" w:lineRule="atLeast"/>
              <w:ind w:left="720"/>
              <w:textAlignment w:val="top"/>
              <w:rPr>
                <w:ins w:id="68" w:author="Molina, Erin L" w:date="2026-02-10T15:16:00Z" w16du:dateUtc="2026-02-10T21:16:00Z"/>
                <w:rFonts w:ascii="Verdana" w:hAnsi="Verdana"/>
                <w:color w:val="333333"/>
              </w:rPr>
            </w:pPr>
            <w:r w:rsidRPr="006A58B2">
              <w:rPr>
                <w:rFonts w:ascii="Verdana" w:hAnsi="Verdana"/>
                <w:b/>
                <w:bCs/>
                <w:color w:val="333333"/>
              </w:rPr>
              <w:t xml:space="preserve">Example </w:t>
            </w:r>
            <w:r w:rsidR="007A6E70" w:rsidRPr="006A58B2">
              <w:rPr>
                <w:rFonts w:ascii="Verdana" w:hAnsi="Verdana"/>
                <w:b/>
                <w:bCs/>
                <w:color w:val="333333"/>
              </w:rPr>
              <w:t>3</w:t>
            </w:r>
            <w:r w:rsidR="004B5B45" w:rsidRPr="006A58B2">
              <w:rPr>
                <w:rFonts w:ascii="Verdana" w:hAnsi="Verdana"/>
                <w:b/>
                <w:bCs/>
                <w:color w:val="333333"/>
              </w:rPr>
              <w:t xml:space="preserve">: </w:t>
            </w:r>
            <w:r w:rsidRPr="006A58B2">
              <w:rPr>
                <w:rFonts w:ascii="Verdana" w:hAnsi="Verdana"/>
                <w:b/>
                <w:color w:val="333333"/>
              </w:rPr>
              <w:t>All others with no auto-populated denial</w:t>
            </w:r>
            <w:r w:rsidR="007A6E70" w:rsidRPr="006A58B2">
              <w:rPr>
                <w:rFonts w:ascii="Verdana" w:hAnsi="Verdana"/>
                <w:b/>
                <w:color w:val="333333"/>
              </w:rPr>
              <w:t>, guidelines denial, or WI tab denial</w:t>
            </w:r>
            <w:r w:rsidR="00EE598E" w:rsidRPr="006A58B2">
              <w:rPr>
                <w:rFonts w:ascii="Verdana" w:hAnsi="Verdana"/>
                <w:b/>
                <w:color w:val="333333"/>
              </w:rPr>
              <w:t xml:space="preserve"> (Free-Form denial)</w:t>
            </w:r>
            <w:r w:rsidRPr="006A58B2">
              <w:rPr>
                <w:rFonts w:ascii="Verdana" w:hAnsi="Verdana"/>
                <w:b/>
                <w:color w:val="333333"/>
              </w:rPr>
              <w:t>.</w:t>
            </w:r>
            <w:r w:rsidRPr="006A58B2">
              <w:rPr>
                <w:rFonts w:ascii="Verdana" w:hAnsi="Verdana"/>
                <w:color w:val="333333"/>
              </w:rPr>
              <w:t xml:space="preserve"> Deny for the </w:t>
            </w:r>
            <w:r w:rsidR="00B97D3A" w:rsidRPr="006A58B2">
              <w:rPr>
                <w:rFonts w:ascii="Verdana" w:hAnsi="Verdana"/>
                <w:color w:val="333333"/>
              </w:rPr>
              <w:t>first</w:t>
            </w:r>
            <w:r w:rsidRPr="006A58B2">
              <w:rPr>
                <w:rFonts w:ascii="Verdana" w:hAnsi="Verdana"/>
                <w:color w:val="333333"/>
              </w:rPr>
              <w:t xml:space="preserve"> unknown question using standard denial template and add “… if it is unknown…” to the verbiage. Alternatively, if pre-made denial</w:t>
            </w:r>
            <w:r w:rsidR="00462773" w:rsidRPr="006A58B2">
              <w:rPr>
                <w:rFonts w:ascii="Verdana" w:hAnsi="Verdana"/>
                <w:color w:val="333333"/>
              </w:rPr>
              <w:t>s</w:t>
            </w:r>
            <w:r w:rsidRPr="006A58B2">
              <w:rPr>
                <w:rFonts w:ascii="Verdana" w:hAnsi="Verdana"/>
                <w:color w:val="333333"/>
              </w:rPr>
              <w:t xml:space="preserve"> </w:t>
            </w:r>
            <w:r w:rsidR="00462773" w:rsidRPr="006A58B2">
              <w:rPr>
                <w:rFonts w:ascii="Verdana" w:hAnsi="Verdana"/>
                <w:color w:val="333333"/>
              </w:rPr>
              <w:t>are available in team resources</w:t>
            </w:r>
            <w:r w:rsidRPr="006A58B2">
              <w:rPr>
                <w:rFonts w:ascii="Verdana" w:hAnsi="Verdana"/>
                <w:color w:val="333333"/>
              </w:rPr>
              <w:t xml:space="preserve">, RPh may use the pre-made denial. The denial letter is </w:t>
            </w:r>
            <w:r w:rsidR="00DA37DE" w:rsidRPr="006A58B2">
              <w:rPr>
                <w:rFonts w:ascii="Verdana" w:hAnsi="Verdana"/>
                <w:color w:val="333333"/>
              </w:rPr>
              <w:t xml:space="preserve">ultimately </w:t>
            </w:r>
            <w:r w:rsidRPr="006A58B2">
              <w:rPr>
                <w:rFonts w:ascii="Verdana" w:hAnsi="Verdana"/>
                <w:color w:val="333333"/>
              </w:rPr>
              <w:t>required to reflect the reason for denial OR reflect what the drug would have been approved for (had the information been provided).</w:t>
            </w:r>
          </w:p>
          <w:p w14:paraId="25543421" w14:textId="3A929602" w:rsidR="00893120" w:rsidRPr="006A58B2" w:rsidRDefault="00893120">
            <w:pPr>
              <w:spacing w:before="100" w:beforeAutospacing="1" w:after="100" w:afterAutospacing="1" w:line="240" w:lineRule="atLeast"/>
              <w:jc w:val="center"/>
              <w:textAlignment w:val="top"/>
              <w:rPr>
                <w:rFonts w:ascii="Verdana" w:hAnsi="Verdana"/>
                <w:noProof/>
              </w:rPr>
              <w:pPrChange w:id="69" w:author="Molina, Erin L" w:date="2026-02-10T15:16:00Z" w16du:dateUtc="2026-02-10T21:16:00Z">
                <w:pPr>
                  <w:spacing w:before="100" w:beforeAutospacing="1" w:after="100" w:afterAutospacing="1" w:line="240" w:lineRule="atLeast"/>
                  <w:ind w:left="720"/>
                  <w:textAlignment w:val="top"/>
                </w:pPr>
              </w:pPrChange>
            </w:pPr>
            <w:ins w:id="70" w:author="Molina, Erin L" w:date="2026-02-10T15:16:00Z" w16du:dateUtc="2026-02-10T21:16:00Z">
              <w:r>
                <w:rPr>
                  <w:noProof/>
                </w:rPr>
                <w:drawing>
                  <wp:inline distT="0" distB="0" distL="0" distR="0" wp14:anchorId="24919FC6" wp14:editId="368CE5D7">
                    <wp:extent cx="4944583" cy="1477132"/>
                    <wp:effectExtent l="0" t="0" r="8890" b="8890"/>
                    <wp:docPr id="97786225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7786225" name=""/>
                            <pic:cNvPicPr/>
                          </pic:nvPicPr>
                          <pic:blipFill>
                            <a:blip r:embed="rId2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28872" cy="150231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1486EC7C" w14:textId="147DA65A" w:rsidR="006A5CD4" w:rsidRPr="006A58B2" w:rsidRDefault="005D7A60" w:rsidP="00FD7003">
            <w:pPr>
              <w:jc w:val="center"/>
              <w:rPr>
                <w:rFonts w:ascii="Verdana" w:hAnsi="Verdana"/>
              </w:rPr>
            </w:pPr>
            <w:del w:id="71" w:author="Molina, Erin L" w:date="2026-02-10T15:16:00Z" w16du:dateUtc="2026-02-10T21:16:00Z">
              <w:r w:rsidRPr="006A58B2" w:rsidDel="00893120">
                <w:rPr>
                  <w:rFonts w:ascii="Verdana" w:hAnsi="Verdana"/>
                  <w:noProof/>
                </w:rPr>
                <w:drawing>
                  <wp:inline distT="0" distB="0" distL="0" distR="0" wp14:anchorId="3A31CBB1" wp14:editId="33638644">
                    <wp:extent cx="4946220" cy="1828800"/>
                    <wp:effectExtent l="0" t="0" r="6985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2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48028" cy="182946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280976BC" w14:textId="55E961CC" w:rsidR="00FD7003" w:rsidRPr="006A58B2" w:rsidRDefault="00FD7003" w:rsidP="00FD7003">
            <w:pPr>
              <w:jc w:val="center"/>
              <w:rPr>
                <w:rFonts w:ascii="Verdana" w:hAnsi="Verdana"/>
              </w:rPr>
            </w:pPr>
          </w:p>
        </w:tc>
      </w:tr>
    </w:tbl>
    <w:p w14:paraId="1CEF6787" w14:textId="77777777" w:rsidR="00B075A6" w:rsidRPr="006A58B2" w:rsidRDefault="00B075A6" w:rsidP="00B075A6">
      <w:pPr>
        <w:jc w:val="right"/>
        <w:rPr>
          <w:rFonts w:ascii="Verdana" w:hAnsi="Verdana"/>
        </w:rPr>
      </w:pPr>
      <w:bookmarkStart w:id="72" w:name="_Medicare_Tab_Events"/>
      <w:bookmarkStart w:id="73" w:name="_Process"/>
      <w:bookmarkStart w:id="74" w:name="P527_10104"/>
      <w:bookmarkEnd w:id="72"/>
      <w:bookmarkEnd w:id="73"/>
      <w:bookmarkEnd w:id="74"/>
    </w:p>
    <w:p w14:paraId="2763765E" w14:textId="6FDFF5AD" w:rsidR="00DF465B" w:rsidRPr="006A58B2" w:rsidRDefault="008377EA" w:rsidP="008377EA">
      <w:pPr>
        <w:jc w:val="right"/>
        <w:rPr>
          <w:rFonts w:ascii="Verdana" w:hAnsi="Verdana"/>
        </w:rPr>
      </w:pPr>
      <w:hyperlink w:anchor="_top" w:history="1">
        <w:r w:rsidRPr="008377EA">
          <w:rPr>
            <w:rStyle w:val="Hyperlink"/>
            <w:rFonts w:ascii="Verdana" w:hAnsi="Verdana"/>
          </w:rPr>
          <w:t>Top of the Document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50"/>
      </w:tblGrid>
      <w:tr w:rsidR="00B075A6" w:rsidRPr="006A58B2" w14:paraId="765A166C" w14:textId="77777777" w:rsidTr="00BB6FE9">
        <w:tc>
          <w:tcPr>
            <w:tcW w:w="5000" w:type="pct"/>
            <w:shd w:val="clear" w:color="auto" w:fill="C0C0C0"/>
          </w:tcPr>
          <w:p w14:paraId="213B2DD5" w14:textId="27E487E9" w:rsidR="00B075A6" w:rsidRPr="006A58B2" w:rsidRDefault="00445163">
            <w:pPr>
              <w:pStyle w:val="Heading2"/>
              <w:tabs>
                <w:tab w:val="left" w:pos="11985"/>
              </w:tabs>
              <w:rPr>
                <w:rFonts w:ascii="Verdana" w:hAnsi="Verdana"/>
                <w:i w:val="0"/>
                <w:iCs w:val="0"/>
              </w:rPr>
            </w:pPr>
            <w:bookmarkStart w:id="75" w:name="_RPh_Protocol_for_2"/>
            <w:bookmarkStart w:id="76" w:name="_RPh_Protocol_for_3"/>
            <w:bookmarkStart w:id="77" w:name="_Toc213910440"/>
            <w:bookmarkEnd w:id="75"/>
            <w:bookmarkEnd w:id="76"/>
            <w:r w:rsidRPr="006A58B2">
              <w:rPr>
                <w:rFonts w:ascii="Verdana" w:hAnsi="Verdana"/>
                <w:i w:val="0"/>
              </w:rPr>
              <w:t xml:space="preserve">Pending Fax </w:t>
            </w:r>
            <w:r w:rsidR="00AA6414" w:rsidRPr="006A58B2">
              <w:rPr>
                <w:rFonts w:ascii="Verdana" w:hAnsi="Verdana"/>
                <w:i w:val="0"/>
              </w:rPr>
              <w:t>Q</w:t>
            </w:r>
            <w:r w:rsidRPr="006A58B2">
              <w:rPr>
                <w:rFonts w:ascii="Verdana" w:hAnsi="Verdana"/>
                <w:i w:val="0"/>
              </w:rPr>
              <w:t>ueues and Insufficient Queues</w:t>
            </w:r>
            <w:bookmarkEnd w:id="77"/>
          </w:p>
        </w:tc>
      </w:tr>
    </w:tbl>
    <w:p w14:paraId="06986992" w14:textId="77777777" w:rsidR="00B03149" w:rsidRPr="006A58B2" w:rsidRDefault="00B03149">
      <w:pPr>
        <w:rPr>
          <w:rFonts w:ascii="Verdana" w:hAnsi="Verdana"/>
          <w:bCs/>
          <w:color w:val="333333"/>
        </w:rPr>
      </w:pPr>
    </w:p>
    <w:p w14:paraId="791B2976" w14:textId="33C779CD" w:rsidR="004B6419" w:rsidRPr="006A58B2" w:rsidRDefault="00B65985">
      <w:pPr>
        <w:rPr>
          <w:rFonts w:ascii="Verdana" w:hAnsi="Verdana"/>
          <w:bCs/>
          <w:color w:val="333333"/>
        </w:rPr>
      </w:pPr>
      <w:r w:rsidRPr="006A58B2">
        <w:rPr>
          <w:rFonts w:ascii="Verdana" w:hAnsi="Verdana"/>
          <w:bCs/>
          <w:color w:val="333333"/>
        </w:rPr>
        <w:t xml:space="preserve">PAs in </w:t>
      </w:r>
      <w:r w:rsidR="00445163" w:rsidRPr="006A58B2">
        <w:rPr>
          <w:rFonts w:ascii="Verdana" w:hAnsi="Verdana"/>
          <w:bCs/>
          <w:color w:val="333333"/>
        </w:rPr>
        <w:t xml:space="preserve">these </w:t>
      </w:r>
      <w:r w:rsidR="00AA6414" w:rsidRPr="006A58B2">
        <w:rPr>
          <w:rFonts w:ascii="Verdana" w:hAnsi="Verdana"/>
          <w:bCs/>
          <w:color w:val="333333"/>
        </w:rPr>
        <w:t xml:space="preserve">two types of </w:t>
      </w:r>
      <w:r w:rsidR="00445163" w:rsidRPr="006A58B2">
        <w:rPr>
          <w:rFonts w:ascii="Verdana" w:hAnsi="Verdana"/>
          <w:bCs/>
          <w:color w:val="333333"/>
        </w:rPr>
        <w:t xml:space="preserve">queues </w:t>
      </w:r>
      <w:r w:rsidR="00AA6414" w:rsidRPr="006A58B2">
        <w:rPr>
          <w:rFonts w:ascii="Verdana" w:hAnsi="Verdana"/>
          <w:bCs/>
          <w:color w:val="333333"/>
        </w:rPr>
        <w:t xml:space="preserve">contain clinical information and </w:t>
      </w:r>
      <w:r w:rsidR="00445163" w:rsidRPr="006A58B2">
        <w:rPr>
          <w:rFonts w:ascii="Verdana" w:hAnsi="Verdana"/>
          <w:bCs/>
          <w:color w:val="333333"/>
        </w:rPr>
        <w:t>have h</w:t>
      </w:r>
      <w:r w:rsidRPr="006A58B2">
        <w:rPr>
          <w:rFonts w:ascii="Verdana" w:hAnsi="Verdana"/>
          <w:bCs/>
          <w:color w:val="333333"/>
        </w:rPr>
        <w:t xml:space="preserve">ad the criteria faxed to the MDO in an attempt to complete the criteria </w:t>
      </w:r>
      <w:r w:rsidR="00AA6414" w:rsidRPr="006A58B2">
        <w:rPr>
          <w:rFonts w:ascii="Verdana" w:hAnsi="Verdana"/>
          <w:bCs/>
          <w:color w:val="333333"/>
        </w:rPr>
        <w:t>or required documentation</w:t>
      </w:r>
      <w:r w:rsidRPr="006A58B2">
        <w:rPr>
          <w:rFonts w:ascii="Verdana" w:hAnsi="Verdana"/>
          <w:bCs/>
          <w:color w:val="333333"/>
        </w:rPr>
        <w:t xml:space="preserve">. </w:t>
      </w:r>
    </w:p>
    <w:p w14:paraId="3D63055A" w14:textId="77777777" w:rsidR="00B87115" w:rsidRPr="006A58B2" w:rsidRDefault="00B87115">
      <w:pPr>
        <w:rPr>
          <w:rFonts w:ascii="Verdana" w:hAnsi="Verdana"/>
          <w:bCs/>
          <w:color w:val="333333"/>
        </w:rPr>
      </w:pPr>
    </w:p>
    <w:p w14:paraId="38E698B7" w14:textId="1C587997" w:rsidR="003E4E60" w:rsidRPr="006A58B2" w:rsidRDefault="003E4E60" w:rsidP="003E4E60">
      <w:pPr>
        <w:pStyle w:val="ListParagraph"/>
        <w:numPr>
          <w:ilvl w:val="0"/>
          <w:numId w:val="34"/>
        </w:numPr>
        <w:tabs>
          <w:tab w:val="left" w:pos="270"/>
        </w:tabs>
        <w:spacing w:after="100" w:afterAutospacing="1" w:line="240" w:lineRule="atLeast"/>
        <w:textAlignment w:val="top"/>
        <w:rPr>
          <w:rFonts w:ascii="Verdana" w:hAnsi="Verdana"/>
          <w:bCs/>
          <w:color w:val="333333"/>
          <w:sz w:val="24"/>
          <w:szCs w:val="24"/>
        </w:rPr>
      </w:pPr>
      <w:hyperlink w:anchor="Type1" w:history="1">
        <w:r w:rsidRPr="006A58B2">
          <w:rPr>
            <w:rStyle w:val="Hyperlink"/>
            <w:rFonts w:ascii="Verdana" w:hAnsi="Verdana"/>
            <w:bCs/>
            <w:sz w:val="24"/>
            <w:szCs w:val="24"/>
          </w:rPr>
          <w:t>Type 1 - Pending Fax Queues</w:t>
        </w:r>
      </w:hyperlink>
    </w:p>
    <w:p w14:paraId="62122FA3" w14:textId="0BA6A233" w:rsidR="003E4E60" w:rsidRPr="006A58B2" w:rsidRDefault="003E4E60" w:rsidP="00B87115">
      <w:pPr>
        <w:pStyle w:val="ListParagraph"/>
        <w:numPr>
          <w:ilvl w:val="0"/>
          <w:numId w:val="34"/>
        </w:numPr>
        <w:tabs>
          <w:tab w:val="left" w:pos="270"/>
        </w:tabs>
        <w:spacing w:line="240" w:lineRule="atLeast"/>
        <w:textAlignment w:val="top"/>
        <w:rPr>
          <w:rFonts w:ascii="Verdana" w:hAnsi="Verdana"/>
          <w:bCs/>
          <w:color w:val="333333"/>
          <w:sz w:val="24"/>
          <w:szCs w:val="24"/>
        </w:rPr>
      </w:pPr>
      <w:hyperlink w:anchor="Type2" w:history="1">
        <w:r w:rsidRPr="006A58B2">
          <w:rPr>
            <w:rStyle w:val="Hyperlink"/>
            <w:rFonts w:ascii="Verdana" w:hAnsi="Verdana"/>
            <w:bCs/>
            <w:sz w:val="24"/>
            <w:szCs w:val="24"/>
          </w:rPr>
          <w:t>Type 2 - Insufficient Queues</w:t>
        </w:r>
      </w:hyperlink>
    </w:p>
    <w:p w14:paraId="6B309C03" w14:textId="77777777" w:rsidR="00B87115" w:rsidRPr="006A58B2" w:rsidRDefault="00B87115" w:rsidP="00B87115">
      <w:pPr>
        <w:rPr>
          <w:rFonts w:ascii="Verdana" w:hAnsi="Verdana"/>
        </w:rPr>
      </w:pPr>
      <w:bookmarkStart w:id="78" w:name="_Type_1_-"/>
      <w:bookmarkStart w:id="79" w:name="_Toc71785656"/>
      <w:bookmarkStart w:id="80" w:name="_Toc79566517"/>
      <w:bookmarkStart w:id="81" w:name="_Toc90535288"/>
      <w:bookmarkStart w:id="82" w:name="_Toc101781261"/>
      <w:bookmarkEnd w:id="78"/>
    </w:p>
    <w:p w14:paraId="5047B7B1" w14:textId="09AD67B4" w:rsidR="004B6419" w:rsidRPr="006A58B2" w:rsidRDefault="004B6419" w:rsidP="00FA6DD3">
      <w:pPr>
        <w:pStyle w:val="Heading3"/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>Type 1</w:t>
      </w:r>
      <w:r w:rsidR="003E4E60" w:rsidRPr="006A58B2">
        <w:rPr>
          <w:rFonts w:ascii="Verdana" w:hAnsi="Verdana"/>
          <w:sz w:val="24"/>
          <w:szCs w:val="24"/>
        </w:rPr>
        <w:t xml:space="preserve"> -</w:t>
      </w:r>
      <w:r w:rsidRPr="006A58B2">
        <w:rPr>
          <w:rFonts w:ascii="Verdana" w:hAnsi="Verdana"/>
          <w:sz w:val="24"/>
          <w:szCs w:val="24"/>
        </w:rPr>
        <w:t xml:space="preserve"> </w:t>
      </w:r>
      <w:r w:rsidR="00445163" w:rsidRPr="006A58B2">
        <w:rPr>
          <w:rFonts w:ascii="Verdana" w:hAnsi="Verdana"/>
          <w:sz w:val="24"/>
          <w:szCs w:val="24"/>
        </w:rPr>
        <w:t>P</w:t>
      </w:r>
      <w:r w:rsidRPr="006A58B2">
        <w:rPr>
          <w:rFonts w:ascii="Verdana" w:hAnsi="Verdana"/>
          <w:sz w:val="24"/>
          <w:szCs w:val="24"/>
        </w:rPr>
        <w:t>ending Fax Q</w:t>
      </w:r>
      <w:r w:rsidR="00445163" w:rsidRPr="006A58B2">
        <w:rPr>
          <w:rFonts w:ascii="Verdana" w:hAnsi="Verdana"/>
          <w:sz w:val="24"/>
          <w:szCs w:val="24"/>
        </w:rPr>
        <w:t>ueues:</w:t>
      </w:r>
      <w:bookmarkStart w:id="83" w:name="Type1"/>
      <w:bookmarkEnd w:id="79"/>
      <w:bookmarkEnd w:id="80"/>
      <w:bookmarkEnd w:id="81"/>
      <w:bookmarkEnd w:id="82"/>
      <w:bookmarkEnd w:id="83"/>
    </w:p>
    <w:p w14:paraId="6A5EEADF" w14:textId="4CCB3359" w:rsidR="00A73DE0" w:rsidRPr="006A58B2" w:rsidRDefault="00A73DE0" w:rsidP="0067236B">
      <w:pPr>
        <w:tabs>
          <w:tab w:val="left" w:pos="270"/>
        </w:tabs>
        <w:spacing w:after="100" w:afterAutospacing="1" w:line="240" w:lineRule="atLeast"/>
        <w:textAlignment w:val="top"/>
        <w:rPr>
          <w:rFonts w:ascii="Verdana" w:hAnsi="Verdana"/>
          <w:color w:val="333333"/>
        </w:rPr>
      </w:pPr>
      <w:r w:rsidRPr="006A58B2">
        <w:rPr>
          <w:rFonts w:ascii="Verdana" w:hAnsi="Verdana"/>
          <w:color w:val="333333"/>
        </w:rPr>
        <w:t xml:space="preserve">The pending fax queue set up </w:t>
      </w:r>
      <w:r w:rsidR="00F115D8" w:rsidRPr="006A58B2">
        <w:rPr>
          <w:rFonts w:ascii="Verdana" w:hAnsi="Verdana"/>
          <w:color w:val="333333"/>
        </w:rPr>
        <w:t>relies on</w:t>
      </w:r>
      <w:r w:rsidR="00AA6414" w:rsidRPr="006A58B2">
        <w:rPr>
          <w:rFonts w:ascii="Verdana" w:hAnsi="Verdana"/>
          <w:color w:val="333333"/>
        </w:rPr>
        <w:t xml:space="preserve"> </w:t>
      </w:r>
      <w:r w:rsidR="005B42B1" w:rsidRPr="006A58B2">
        <w:rPr>
          <w:rFonts w:ascii="Verdana" w:hAnsi="Verdana"/>
          <w:color w:val="333333"/>
        </w:rPr>
        <w:t xml:space="preserve">the working </w:t>
      </w:r>
      <w:r w:rsidR="00C23A80" w:rsidRPr="006A58B2">
        <w:rPr>
          <w:rFonts w:ascii="Verdana" w:hAnsi="Verdana"/>
          <w:color w:val="333333"/>
        </w:rPr>
        <w:t>RPh</w:t>
      </w:r>
      <w:r w:rsidR="00AA6414" w:rsidRPr="006A58B2">
        <w:rPr>
          <w:rFonts w:ascii="Verdana" w:hAnsi="Verdana"/>
          <w:color w:val="333333"/>
        </w:rPr>
        <w:t xml:space="preserve"> to manually determine whether the cases are ready to be closed. The MDO should be given 48 hours </w:t>
      </w:r>
      <w:r w:rsidR="004B6419" w:rsidRPr="006A58B2">
        <w:rPr>
          <w:rFonts w:ascii="Verdana" w:hAnsi="Verdana"/>
          <w:color w:val="333333"/>
        </w:rPr>
        <w:t xml:space="preserve">(from the original criteria fax out) </w:t>
      </w:r>
      <w:r w:rsidR="00AA6414" w:rsidRPr="006A58B2">
        <w:rPr>
          <w:rFonts w:ascii="Verdana" w:hAnsi="Verdana"/>
          <w:color w:val="333333"/>
        </w:rPr>
        <w:t>to respond to the request for more clinical information. The Edit date column in the pending fax queues will usually correspond with the date that the criteria was faxed to MDO.</w:t>
      </w:r>
      <w:r w:rsidRPr="006A58B2">
        <w:rPr>
          <w:rFonts w:ascii="Verdana" w:hAnsi="Verdana"/>
          <w:color w:val="333333"/>
        </w:rPr>
        <w:t xml:space="preserve"> </w:t>
      </w:r>
    </w:p>
    <w:p w14:paraId="56656A97" w14:textId="0BBC1A71" w:rsidR="004B6419" w:rsidRPr="006A58B2" w:rsidDel="00AC4E0C" w:rsidRDefault="00A73DE0" w:rsidP="00AC4E0C">
      <w:pPr>
        <w:pStyle w:val="ListParagraph"/>
        <w:numPr>
          <w:ilvl w:val="0"/>
          <w:numId w:val="45"/>
        </w:numPr>
        <w:tabs>
          <w:tab w:val="left" w:pos="270"/>
        </w:tabs>
        <w:spacing w:after="100" w:afterAutospacing="1" w:line="240" w:lineRule="atLeast"/>
        <w:textAlignment w:val="top"/>
        <w:rPr>
          <w:del w:id="84" w:author="Molina, Erin L" w:date="2026-02-10T14:45:00Z" w16du:dateUtc="2026-02-10T20:45:00Z"/>
          <w:rFonts w:ascii="Verdana" w:hAnsi="Verdana"/>
          <w:color w:val="333333"/>
          <w:sz w:val="24"/>
          <w:szCs w:val="24"/>
        </w:rPr>
      </w:pPr>
      <w:r w:rsidRPr="006A58B2">
        <w:rPr>
          <w:rFonts w:ascii="Verdana" w:hAnsi="Verdana"/>
          <w:color w:val="333333"/>
          <w:sz w:val="24"/>
          <w:szCs w:val="24"/>
        </w:rPr>
        <w:t>Pending fax queues are located under the Grid Queues section in CAS and named “Pending Faxes w/ Clinical.”</w:t>
      </w:r>
      <w:r w:rsidR="009D3FAA" w:rsidRPr="006A58B2">
        <w:rPr>
          <w:rFonts w:ascii="Verdana" w:hAnsi="Verdana"/>
          <w:color w:val="333333"/>
          <w:sz w:val="24"/>
          <w:szCs w:val="24"/>
        </w:rPr>
        <w:t xml:space="preserve">  The queue name will NOT contain the word “Holding.”</w:t>
      </w:r>
      <w:ins w:id="85" w:author="Molina, Erin L" w:date="2026-02-10T14:45:00Z" w16du:dateUtc="2026-02-10T20:45:00Z">
        <w:r w:rsidR="00AC4E0C" w:rsidRPr="006A58B2" w:rsidDel="00AC4E0C">
          <w:rPr>
            <w:rFonts w:ascii="Verdana" w:hAnsi="Verdana"/>
            <w:color w:val="333333"/>
          </w:rPr>
          <w:t xml:space="preserve"> </w:t>
        </w:r>
      </w:ins>
    </w:p>
    <w:p w14:paraId="68615E93" w14:textId="72981C2F" w:rsidR="00A3028C" w:rsidRPr="006A58B2" w:rsidRDefault="004B6419">
      <w:pPr>
        <w:pStyle w:val="ListParagraph"/>
        <w:numPr>
          <w:ilvl w:val="0"/>
          <w:numId w:val="45"/>
        </w:numPr>
        <w:tabs>
          <w:tab w:val="left" w:pos="270"/>
        </w:tabs>
        <w:spacing w:after="100" w:afterAutospacing="1" w:line="240" w:lineRule="atLeast"/>
        <w:textAlignment w:val="top"/>
        <w:rPr>
          <w:rFonts w:ascii="Verdana" w:hAnsi="Verdana"/>
          <w:color w:val="333333"/>
        </w:rPr>
        <w:pPrChange w:id="86" w:author="Molina, Erin L" w:date="2026-02-10T14:45:00Z" w16du:dateUtc="2026-02-10T20:45:00Z">
          <w:pPr>
            <w:tabs>
              <w:tab w:val="left" w:pos="270"/>
            </w:tabs>
            <w:spacing w:before="100" w:beforeAutospacing="1" w:after="100" w:afterAutospacing="1" w:line="240" w:lineRule="atLeast"/>
            <w:jc w:val="center"/>
            <w:textAlignment w:val="top"/>
          </w:pPr>
        </w:pPrChange>
      </w:pPr>
      <w:del w:id="87" w:author="Molina, Erin L" w:date="2026-02-10T14:45:00Z" w16du:dateUtc="2026-02-10T20:45:00Z">
        <w:r w:rsidRPr="006A58B2" w:rsidDel="00AC4E0C">
          <w:rPr>
            <w:rFonts w:ascii="Verdana" w:hAnsi="Verdana"/>
            <w:noProof/>
          </w:rPr>
          <w:drawing>
            <wp:inline distT="0" distB="0" distL="0" distR="0" wp14:anchorId="1DABA340" wp14:editId="507E31E2">
              <wp:extent cx="1422473" cy="1403422"/>
              <wp:effectExtent l="0" t="0" r="6350" b="635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73" cy="14034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A7627AF" w14:textId="77777777" w:rsidR="00AA6414" w:rsidRPr="006A58B2" w:rsidRDefault="00AA6414" w:rsidP="004F579B">
      <w:pPr>
        <w:pStyle w:val="ListParagraph"/>
        <w:numPr>
          <w:ilvl w:val="0"/>
          <w:numId w:val="45"/>
        </w:numPr>
        <w:tabs>
          <w:tab w:val="left" w:pos="270"/>
        </w:tabs>
        <w:textAlignment w:val="top"/>
        <w:rPr>
          <w:rFonts w:ascii="Verdana" w:hAnsi="Verdana"/>
          <w:color w:val="333333"/>
          <w:sz w:val="24"/>
          <w:szCs w:val="24"/>
        </w:rPr>
      </w:pPr>
      <w:r w:rsidRPr="006A58B2">
        <w:rPr>
          <w:rFonts w:ascii="Verdana" w:hAnsi="Verdana"/>
          <w:color w:val="333333"/>
          <w:sz w:val="24"/>
          <w:szCs w:val="24"/>
        </w:rPr>
        <w:t>24/7 Clients:</w:t>
      </w:r>
    </w:p>
    <w:p w14:paraId="085A302B" w14:textId="4ED92232" w:rsidR="00AA6414" w:rsidRPr="006A58B2" w:rsidRDefault="00B075A6" w:rsidP="004F579B">
      <w:pPr>
        <w:pStyle w:val="ListParagraph"/>
        <w:tabs>
          <w:tab w:val="left" w:pos="270"/>
        </w:tabs>
        <w:textAlignment w:val="top"/>
        <w:rPr>
          <w:rFonts w:ascii="Verdana" w:hAnsi="Verdana"/>
          <w:color w:val="333333"/>
          <w:sz w:val="24"/>
          <w:szCs w:val="24"/>
        </w:rPr>
      </w:pPr>
      <w:r w:rsidRPr="006A58B2">
        <w:rPr>
          <w:rFonts w:ascii="Verdana" w:hAnsi="Verdana"/>
          <w:color w:val="333333"/>
          <w:sz w:val="24"/>
          <w:szCs w:val="24"/>
        </w:rPr>
        <w:t xml:space="preserve">For PAs in </w:t>
      </w:r>
      <w:r w:rsidR="00AA6414" w:rsidRPr="006A58B2">
        <w:rPr>
          <w:rFonts w:ascii="Verdana" w:hAnsi="Verdana"/>
          <w:color w:val="333333"/>
          <w:sz w:val="24"/>
          <w:szCs w:val="24"/>
        </w:rPr>
        <w:t>Pending Faxes w/ Clinical 24/7 or Pending Faxes w/ Clinical 24/7 the</w:t>
      </w:r>
      <w:r w:rsidRPr="006A58B2">
        <w:rPr>
          <w:rFonts w:ascii="Verdana" w:hAnsi="Verdana"/>
          <w:color w:val="333333"/>
          <w:sz w:val="24"/>
          <w:szCs w:val="24"/>
        </w:rPr>
        <w:t xml:space="preserve"> RPh is to complete the PA when </w:t>
      </w:r>
      <w:r w:rsidR="00AA6414" w:rsidRPr="006A58B2">
        <w:rPr>
          <w:rFonts w:ascii="Verdana" w:hAnsi="Verdana"/>
          <w:color w:val="333333"/>
          <w:sz w:val="24"/>
          <w:szCs w:val="24"/>
        </w:rPr>
        <w:t>12</w:t>
      </w:r>
      <w:r w:rsidRPr="006A58B2">
        <w:rPr>
          <w:rFonts w:ascii="Verdana" w:hAnsi="Verdana"/>
          <w:color w:val="333333"/>
          <w:sz w:val="24"/>
          <w:szCs w:val="24"/>
        </w:rPr>
        <w:t xml:space="preserve"> hours or less remain</w:t>
      </w:r>
      <w:r w:rsidR="00084F13" w:rsidRPr="006A58B2">
        <w:rPr>
          <w:rFonts w:ascii="Verdana" w:hAnsi="Verdana"/>
          <w:color w:val="333333"/>
          <w:sz w:val="24"/>
          <w:szCs w:val="24"/>
        </w:rPr>
        <w:t xml:space="preserve">. </w:t>
      </w:r>
      <w:r w:rsidR="004B6419" w:rsidRPr="006A58B2">
        <w:rPr>
          <w:rFonts w:ascii="Verdana" w:hAnsi="Verdana"/>
          <w:color w:val="333333"/>
          <w:sz w:val="24"/>
          <w:szCs w:val="24"/>
        </w:rPr>
        <w:t xml:space="preserve">These 24/7 cases should NEVER go negative and they must be </w:t>
      </w:r>
      <w:r w:rsidR="00F115D8" w:rsidRPr="006A58B2">
        <w:rPr>
          <w:rFonts w:ascii="Verdana" w:hAnsi="Verdana"/>
          <w:color w:val="333333"/>
          <w:sz w:val="24"/>
          <w:szCs w:val="24"/>
        </w:rPr>
        <w:t>fully closed</w:t>
      </w:r>
      <w:r w:rsidR="004B6419" w:rsidRPr="006A58B2">
        <w:rPr>
          <w:rFonts w:ascii="Verdana" w:hAnsi="Verdana"/>
          <w:color w:val="333333"/>
          <w:sz w:val="24"/>
          <w:szCs w:val="24"/>
        </w:rPr>
        <w:t xml:space="preserve"> within the TAT (including MD review &amp;/or QC).</w:t>
      </w:r>
    </w:p>
    <w:p w14:paraId="06F696C0" w14:textId="77777777" w:rsidR="00AA6414" w:rsidRPr="006A58B2" w:rsidRDefault="00AA6414" w:rsidP="0067236B">
      <w:pPr>
        <w:tabs>
          <w:tab w:val="left" w:pos="270"/>
        </w:tabs>
        <w:ind w:left="1080"/>
        <w:textAlignment w:val="top"/>
        <w:rPr>
          <w:rFonts w:ascii="Verdana" w:hAnsi="Verdana"/>
          <w:color w:val="333333"/>
        </w:rPr>
      </w:pPr>
    </w:p>
    <w:p w14:paraId="3D01EEE9" w14:textId="6944CEFC" w:rsidR="00AA6414" w:rsidRPr="006A58B2" w:rsidRDefault="004B6419" w:rsidP="00FA6DD3">
      <w:pPr>
        <w:pStyle w:val="Heading3"/>
        <w:rPr>
          <w:rFonts w:ascii="Verdana" w:hAnsi="Verdana"/>
          <w:sz w:val="24"/>
          <w:szCs w:val="24"/>
        </w:rPr>
      </w:pPr>
      <w:bookmarkStart w:id="88" w:name="_Type_2:_Insufficient"/>
      <w:bookmarkStart w:id="89" w:name="_Toc71785657"/>
      <w:bookmarkStart w:id="90" w:name="_Toc79566518"/>
      <w:bookmarkStart w:id="91" w:name="_Toc90535289"/>
      <w:bookmarkStart w:id="92" w:name="_Toc101781262"/>
      <w:bookmarkEnd w:id="88"/>
      <w:r w:rsidRPr="006A58B2">
        <w:rPr>
          <w:rFonts w:ascii="Verdana" w:hAnsi="Verdana"/>
          <w:sz w:val="24"/>
          <w:szCs w:val="24"/>
        </w:rPr>
        <w:t>Type 2</w:t>
      </w:r>
      <w:r w:rsidR="00FD7003" w:rsidRPr="006A58B2">
        <w:rPr>
          <w:rFonts w:ascii="Verdana" w:hAnsi="Verdana"/>
          <w:sz w:val="24"/>
          <w:szCs w:val="24"/>
        </w:rPr>
        <w:t xml:space="preserve"> - </w:t>
      </w:r>
      <w:r w:rsidR="00AA6414" w:rsidRPr="006A58B2">
        <w:rPr>
          <w:rFonts w:ascii="Verdana" w:hAnsi="Verdana"/>
          <w:sz w:val="24"/>
          <w:szCs w:val="24"/>
        </w:rPr>
        <w:t>Insufficient</w:t>
      </w:r>
      <w:r w:rsidRPr="006A58B2">
        <w:rPr>
          <w:rFonts w:ascii="Verdana" w:hAnsi="Verdana"/>
          <w:sz w:val="24"/>
          <w:szCs w:val="24"/>
        </w:rPr>
        <w:t xml:space="preserve"> Q</w:t>
      </w:r>
      <w:r w:rsidR="00AA6414" w:rsidRPr="006A58B2">
        <w:rPr>
          <w:rFonts w:ascii="Verdana" w:hAnsi="Verdana"/>
          <w:sz w:val="24"/>
          <w:szCs w:val="24"/>
        </w:rPr>
        <w:t>ueues:</w:t>
      </w:r>
      <w:bookmarkStart w:id="93" w:name="Type2"/>
      <w:bookmarkEnd w:id="89"/>
      <w:bookmarkEnd w:id="90"/>
      <w:bookmarkEnd w:id="91"/>
      <w:bookmarkEnd w:id="92"/>
      <w:bookmarkEnd w:id="93"/>
    </w:p>
    <w:p w14:paraId="0E372C1A" w14:textId="74B17B4E" w:rsidR="004B6419" w:rsidRPr="006A58B2" w:rsidRDefault="00AA6414" w:rsidP="00AA6414">
      <w:pPr>
        <w:rPr>
          <w:rFonts w:ascii="Verdana" w:hAnsi="Verdana"/>
          <w:color w:val="333333"/>
        </w:rPr>
      </w:pPr>
      <w:r w:rsidRPr="006A58B2">
        <w:rPr>
          <w:rFonts w:ascii="Verdana" w:hAnsi="Verdana"/>
          <w:color w:val="333333"/>
        </w:rPr>
        <w:t>The insufficient queue</w:t>
      </w:r>
      <w:r w:rsidR="00F115D8" w:rsidRPr="006A58B2">
        <w:rPr>
          <w:rFonts w:ascii="Verdana" w:hAnsi="Verdana"/>
          <w:color w:val="333333"/>
        </w:rPr>
        <w:t xml:space="preserve"> set up</w:t>
      </w:r>
      <w:r w:rsidRPr="006A58B2">
        <w:rPr>
          <w:rFonts w:ascii="Verdana" w:hAnsi="Verdana"/>
          <w:color w:val="333333"/>
        </w:rPr>
        <w:t xml:space="preserve"> re</w:t>
      </w:r>
      <w:r w:rsidR="00F115D8" w:rsidRPr="006A58B2">
        <w:rPr>
          <w:rFonts w:ascii="Verdana" w:hAnsi="Verdana"/>
          <w:color w:val="333333"/>
        </w:rPr>
        <w:t>lies</w:t>
      </w:r>
      <w:r w:rsidRPr="006A58B2">
        <w:rPr>
          <w:rFonts w:ascii="Verdana" w:hAnsi="Verdana"/>
          <w:color w:val="333333"/>
        </w:rPr>
        <w:t xml:space="preserve"> on the CAS system to</w:t>
      </w:r>
      <w:r w:rsidR="00F115D8" w:rsidRPr="006A58B2">
        <w:rPr>
          <w:rFonts w:ascii="Verdana" w:hAnsi="Verdana"/>
          <w:color w:val="333333"/>
        </w:rPr>
        <w:t xml:space="preserve"> ensure TAT</w:t>
      </w:r>
      <w:r w:rsidRPr="006A58B2">
        <w:rPr>
          <w:rFonts w:ascii="Verdana" w:hAnsi="Verdana"/>
          <w:color w:val="333333"/>
        </w:rPr>
        <w:t xml:space="preserve">s are met on cases that may have insufficient information and to give prescribers </w:t>
      </w:r>
      <w:r w:rsidR="004B6419" w:rsidRPr="006A58B2">
        <w:rPr>
          <w:rFonts w:ascii="Verdana" w:hAnsi="Verdana"/>
          <w:color w:val="333333"/>
        </w:rPr>
        <w:t>an allotted period of time (usually 48 hours)</w:t>
      </w:r>
      <w:r w:rsidRPr="006A58B2">
        <w:rPr>
          <w:rFonts w:ascii="Verdana" w:hAnsi="Verdana"/>
          <w:color w:val="333333"/>
        </w:rPr>
        <w:t xml:space="preserve"> to respond before a PA is closed as insufficient</w:t>
      </w:r>
      <w:r w:rsidR="00084F13" w:rsidRPr="006A58B2">
        <w:rPr>
          <w:rFonts w:ascii="Verdana" w:hAnsi="Verdana"/>
          <w:color w:val="333333"/>
        </w:rPr>
        <w:t xml:space="preserve">. </w:t>
      </w:r>
    </w:p>
    <w:p w14:paraId="75A3918C" w14:textId="77777777" w:rsidR="004B6419" w:rsidRPr="006A58B2" w:rsidRDefault="004B6419" w:rsidP="00AA6414">
      <w:pPr>
        <w:rPr>
          <w:rFonts w:ascii="Verdana" w:hAnsi="Verdana"/>
          <w:color w:val="333333"/>
        </w:rPr>
      </w:pPr>
    </w:p>
    <w:p w14:paraId="1F13993A" w14:textId="062E2401" w:rsidR="004B6419" w:rsidRPr="006A58B2" w:rsidRDefault="00093280" w:rsidP="004F579B">
      <w:pPr>
        <w:pStyle w:val="ListParagraph"/>
        <w:numPr>
          <w:ilvl w:val="0"/>
          <w:numId w:val="45"/>
        </w:numPr>
        <w:rPr>
          <w:rFonts w:ascii="Verdana" w:hAnsi="Verdana"/>
          <w:b/>
          <w:bCs/>
          <w:color w:val="333333"/>
          <w:sz w:val="24"/>
          <w:szCs w:val="24"/>
        </w:rPr>
      </w:pPr>
      <w:bookmarkStart w:id="94" w:name="_From_Holding_Queue"/>
      <w:bookmarkStart w:id="95" w:name="_Toc71785658"/>
      <w:bookmarkEnd w:id="94"/>
      <w:r w:rsidRPr="006A58B2">
        <w:rPr>
          <w:rFonts w:ascii="Verdana" w:hAnsi="Verdana"/>
          <w:b/>
          <w:bCs/>
          <w:color w:val="333333"/>
          <w:sz w:val="24"/>
          <w:szCs w:val="24"/>
        </w:rPr>
        <w:t>Cases from H</w:t>
      </w:r>
      <w:r w:rsidR="004B6419" w:rsidRPr="006A58B2">
        <w:rPr>
          <w:rFonts w:ascii="Verdana" w:hAnsi="Verdana"/>
          <w:b/>
          <w:bCs/>
          <w:color w:val="333333"/>
          <w:sz w:val="24"/>
          <w:szCs w:val="24"/>
        </w:rPr>
        <w:t>olding Queue</w:t>
      </w:r>
      <w:r w:rsidRPr="006A58B2">
        <w:rPr>
          <w:rFonts w:ascii="Verdana" w:hAnsi="Verdana"/>
          <w:b/>
          <w:bCs/>
          <w:color w:val="333333"/>
          <w:sz w:val="24"/>
          <w:szCs w:val="24"/>
        </w:rPr>
        <w:t>s</w:t>
      </w:r>
      <w:r w:rsidR="004B6419" w:rsidRPr="006A58B2">
        <w:rPr>
          <w:rFonts w:ascii="Verdana" w:hAnsi="Verdana"/>
          <w:b/>
          <w:bCs/>
          <w:color w:val="333333"/>
          <w:sz w:val="24"/>
          <w:szCs w:val="24"/>
        </w:rPr>
        <w:t xml:space="preserve"> </w:t>
      </w:r>
      <w:r w:rsidRPr="006A58B2">
        <w:rPr>
          <w:rFonts w:ascii="Verdana" w:hAnsi="Verdana"/>
          <w:b/>
          <w:bCs/>
          <w:color w:val="333333"/>
          <w:sz w:val="24"/>
          <w:szCs w:val="24"/>
        </w:rPr>
        <w:t>automatically move into</w:t>
      </w:r>
      <w:r w:rsidR="004B6419" w:rsidRPr="006A58B2">
        <w:rPr>
          <w:rFonts w:ascii="Verdana" w:hAnsi="Verdana"/>
          <w:b/>
          <w:bCs/>
          <w:color w:val="333333"/>
          <w:sz w:val="24"/>
          <w:szCs w:val="24"/>
        </w:rPr>
        <w:t xml:space="preserve"> Insufficient Queue</w:t>
      </w:r>
      <w:r w:rsidRPr="006A58B2">
        <w:rPr>
          <w:rFonts w:ascii="Verdana" w:hAnsi="Verdana"/>
          <w:b/>
          <w:bCs/>
          <w:color w:val="333333"/>
          <w:sz w:val="24"/>
          <w:szCs w:val="24"/>
        </w:rPr>
        <w:t>s</w:t>
      </w:r>
      <w:r w:rsidR="004B6419" w:rsidRPr="006A58B2">
        <w:rPr>
          <w:rFonts w:ascii="Verdana" w:hAnsi="Verdana"/>
          <w:b/>
          <w:bCs/>
          <w:color w:val="333333"/>
          <w:sz w:val="24"/>
          <w:szCs w:val="24"/>
        </w:rPr>
        <w:t>:</w:t>
      </w:r>
      <w:bookmarkEnd w:id="95"/>
    </w:p>
    <w:p w14:paraId="4DEA192A" w14:textId="77777777" w:rsidR="004B6419" w:rsidRPr="006A58B2" w:rsidRDefault="004B6419">
      <w:pPr>
        <w:rPr>
          <w:rFonts w:ascii="Verdana" w:hAnsi="Verdana"/>
          <w:b/>
          <w:i/>
          <w:color w:val="333333"/>
          <w:u w:val="single"/>
        </w:rPr>
      </w:pPr>
    </w:p>
    <w:p w14:paraId="6AC3007F" w14:textId="77777777" w:rsidR="004F579B" w:rsidRPr="006A58B2" w:rsidRDefault="00AA6414" w:rsidP="004F579B">
      <w:pPr>
        <w:pStyle w:val="ListParagraph"/>
        <w:numPr>
          <w:ilvl w:val="2"/>
          <w:numId w:val="14"/>
        </w:numPr>
        <w:rPr>
          <w:rFonts w:ascii="Verdana" w:hAnsi="Verdana"/>
          <w:bCs/>
          <w:sz w:val="24"/>
          <w:szCs w:val="24"/>
        </w:rPr>
      </w:pPr>
      <w:r w:rsidRPr="006A58B2">
        <w:rPr>
          <w:rFonts w:ascii="Verdana" w:hAnsi="Verdana"/>
          <w:color w:val="333333"/>
          <w:sz w:val="24"/>
          <w:szCs w:val="24"/>
        </w:rPr>
        <w:t>For clients set up to use the insufficient queues, the system will automatically pend the PA in a holding queue (Pending Faxes w/Clinical Holding) when a criteria is faxed to MDO</w:t>
      </w:r>
      <w:r w:rsidR="00084F13" w:rsidRPr="006A58B2">
        <w:rPr>
          <w:rFonts w:ascii="Verdana" w:hAnsi="Verdana"/>
          <w:color w:val="333333"/>
          <w:sz w:val="24"/>
          <w:szCs w:val="24"/>
        </w:rPr>
        <w:t xml:space="preserve">. </w:t>
      </w:r>
      <w:r w:rsidR="004B6419" w:rsidRPr="006A58B2">
        <w:rPr>
          <w:rFonts w:ascii="Verdana" w:hAnsi="Verdana"/>
          <w:color w:val="333333"/>
          <w:sz w:val="24"/>
          <w:szCs w:val="24"/>
        </w:rPr>
        <w:t xml:space="preserve">When the case has met the required time and is ready for </w:t>
      </w:r>
      <w:r w:rsidR="00C23A80" w:rsidRPr="006A58B2">
        <w:rPr>
          <w:rFonts w:ascii="Verdana" w:hAnsi="Verdana"/>
          <w:color w:val="333333"/>
          <w:sz w:val="24"/>
          <w:szCs w:val="24"/>
        </w:rPr>
        <w:t>RPh</w:t>
      </w:r>
      <w:r w:rsidR="004B6419" w:rsidRPr="006A58B2">
        <w:rPr>
          <w:rFonts w:ascii="Verdana" w:hAnsi="Verdana"/>
          <w:color w:val="333333"/>
          <w:sz w:val="24"/>
          <w:szCs w:val="24"/>
        </w:rPr>
        <w:t xml:space="preserve"> review, the PA will drop the </w:t>
      </w:r>
      <w:r w:rsidR="004B6419" w:rsidRPr="006A58B2">
        <w:rPr>
          <w:rFonts w:ascii="Verdana" w:hAnsi="Verdana"/>
          <w:sz w:val="24"/>
          <w:szCs w:val="24"/>
        </w:rPr>
        <w:t xml:space="preserve">corresponding insufficient queue. </w:t>
      </w:r>
      <w:r w:rsidR="00C23A80" w:rsidRPr="006A58B2">
        <w:rPr>
          <w:rFonts w:ascii="Verdana" w:hAnsi="Verdana"/>
          <w:bCs/>
          <w:sz w:val="24"/>
          <w:szCs w:val="24"/>
        </w:rPr>
        <w:t>RPhs</w:t>
      </w:r>
      <w:r w:rsidRPr="006A58B2">
        <w:rPr>
          <w:rFonts w:ascii="Verdana" w:hAnsi="Verdana"/>
          <w:bCs/>
          <w:sz w:val="24"/>
          <w:szCs w:val="24"/>
        </w:rPr>
        <w:t xml:space="preserve"> should not be touching/working PAs in holding queues.</w:t>
      </w:r>
    </w:p>
    <w:p w14:paraId="7DE8A73A" w14:textId="474BE7C0" w:rsidR="004F579B" w:rsidRPr="006A58B2" w:rsidDel="00AC4E0C" w:rsidRDefault="004F579B" w:rsidP="004F579B">
      <w:pPr>
        <w:rPr>
          <w:del w:id="96" w:author="Molina, Erin L" w:date="2026-02-10T14:44:00Z" w16du:dateUtc="2026-02-10T20:44:00Z"/>
          <w:rFonts w:ascii="Verdana" w:hAnsi="Verdana"/>
          <w:b/>
        </w:rPr>
      </w:pPr>
    </w:p>
    <w:p w14:paraId="407AC8BD" w14:textId="46068917" w:rsidR="004F579B" w:rsidRPr="006A58B2" w:rsidDel="00AC4E0C" w:rsidRDefault="004F579B">
      <w:pPr>
        <w:rPr>
          <w:del w:id="97" w:author="Molina, Erin L" w:date="2026-02-10T14:44:00Z" w16du:dateUtc="2026-02-10T20:44:00Z"/>
          <w:rFonts w:ascii="Verdana" w:hAnsi="Verdana"/>
          <w:b/>
        </w:rPr>
        <w:pPrChange w:id="98" w:author="Molina, Erin L" w:date="2026-02-10T14:44:00Z" w16du:dateUtc="2026-02-10T20:44:00Z">
          <w:pPr>
            <w:jc w:val="center"/>
          </w:pPr>
        </w:pPrChange>
      </w:pPr>
      <w:del w:id="99" w:author="Molina, Erin L" w:date="2026-02-10T14:44:00Z" w16du:dateUtc="2026-02-10T20:44:00Z">
        <w:r w:rsidRPr="006A58B2" w:rsidDel="00AC4E0C">
          <w:rPr>
            <w:rFonts w:ascii="Verdana" w:hAnsi="Verdana"/>
            <w:noProof/>
          </w:rPr>
          <w:drawing>
            <wp:inline distT="0" distB="0" distL="0" distR="0" wp14:anchorId="09D04CF4" wp14:editId="3056FDB1">
              <wp:extent cx="1416123" cy="1022403"/>
              <wp:effectExtent l="0" t="0" r="0" b="6350"/>
              <wp:docPr id="7" name="Picture 7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7" descr="A screenshot of a computer&#10;&#10;AI-generated content may be incorrect.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123" cy="102240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244B457" w14:textId="4229B0DA" w:rsidR="004F579B" w:rsidRPr="006A58B2" w:rsidDel="00AC4E0C" w:rsidRDefault="004F579B" w:rsidP="004F579B">
      <w:pPr>
        <w:rPr>
          <w:del w:id="100" w:author="Molina, Erin L" w:date="2026-02-10T14:44:00Z" w16du:dateUtc="2026-02-10T20:44:00Z"/>
          <w:rFonts w:ascii="Verdana" w:hAnsi="Verdana"/>
          <w:b/>
        </w:rPr>
      </w:pPr>
    </w:p>
    <w:p w14:paraId="54E4B0E7" w14:textId="5A17011B" w:rsidR="004B6419" w:rsidRPr="006A58B2" w:rsidRDefault="004B6419" w:rsidP="004F579B">
      <w:pPr>
        <w:pStyle w:val="ListParagraph"/>
        <w:numPr>
          <w:ilvl w:val="2"/>
          <w:numId w:val="14"/>
        </w:numPr>
        <w:rPr>
          <w:rFonts w:ascii="Verdana" w:hAnsi="Verdana"/>
          <w:b/>
          <w:sz w:val="24"/>
          <w:szCs w:val="24"/>
        </w:rPr>
      </w:pPr>
      <w:r w:rsidRPr="006A58B2">
        <w:rPr>
          <w:rFonts w:ascii="Verdana" w:hAnsi="Verdana"/>
          <w:color w:val="333333"/>
          <w:sz w:val="24"/>
          <w:szCs w:val="24"/>
        </w:rPr>
        <w:t xml:space="preserve">Insufficient Queues are located under the Get Next Queues section in CAS and queue name will contain“-Insuff.” </w:t>
      </w:r>
      <w:del w:id="101" w:author="Molina, Erin L" w:date="2026-02-10T14:44:00Z" w16du:dateUtc="2026-02-10T20:44:00Z">
        <w:r w:rsidRPr="006A58B2" w:rsidDel="00821E4A">
          <w:rPr>
            <w:rFonts w:ascii="Verdana" w:hAnsi="Verdana"/>
            <w:color w:val="333333"/>
            <w:sz w:val="24"/>
            <w:szCs w:val="24"/>
          </w:rPr>
          <w:delText xml:space="preserve"> See examples in screenshot below:</w:delText>
        </w:r>
      </w:del>
    </w:p>
    <w:p w14:paraId="2F381322" w14:textId="79D91F72" w:rsidR="004F579B" w:rsidRPr="006A58B2" w:rsidDel="00AC4E0C" w:rsidRDefault="004F579B" w:rsidP="004F579B">
      <w:pPr>
        <w:tabs>
          <w:tab w:val="left" w:pos="270"/>
        </w:tabs>
        <w:spacing w:line="240" w:lineRule="atLeast"/>
        <w:ind w:left="720"/>
        <w:jc w:val="center"/>
        <w:textAlignment w:val="top"/>
        <w:rPr>
          <w:del w:id="102" w:author="Molina, Erin L" w:date="2026-02-10T14:44:00Z" w16du:dateUtc="2026-02-10T20:44:00Z"/>
          <w:rFonts w:ascii="Verdana" w:hAnsi="Verdana"/>
          <w:color w:val="333333"/>
        </w:rPr>
      </w:pPr>
    </w:p>
    <w:p w14:paraId="646363DC" w14:textId="3815BE70" w:rsidR="004B6419" w:rsidRPr="006A58B2" w:rsidDel="00AC4E0C" w:rsidRDefault="004B6419" w:rsidP="004F579B">
      <w:pPr>
        <w:tabs>
          <w:tab w:val="left" w:pos="270"/>
        </w:tabs>
        <w:spacing w:line="240" w:lineRule="atLeast"/>
        <w:ind w:left="720"/>
        <w:jc w:val="center"/>
        <w:textAlignment w:val="top"/>
        <w:rPr>
          <w:del w:id="103" w:author="Molina, Erin L" w:date="2026-02-10T14:44:00Z" w16du:dateUtc="2026-02-10T20:44:00Z"/>
          <w:rFonts w:ascii="Verdana" w:hAnsi="Verdana"/>
          <w:color w:val="333333"/>
        </w:rPr>
      </w:pPr>
      <w:del w:id="104" w:author="Molina, Erin L" w:date="2026-02-10T14:44:00Z" w16du:dateUtc="2026-02-10T20:44:00Z">
        <w:r w:rsidRPr="006A58B2" w:rsidDel="00821E4A">
          <w:rPr>
            <w:rFonts w:ascii="Verdana" w:hAnsi="Verdana"/>
            <w:noProof/>
          </w:rPr>
          <w:drawing>
            <wp:inline distT="0" distB="0" distL="0" distR="0" wp14:anchorId="23A7E961" wp14:editId="659C8323">
              <wp:extent cx="1441524" cy="2870348"/>
              <wp:effectExtent l="0" t="0" r="6350" b="635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1524" cy="28703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285EE8B" w14:textId="1DE88400" w:rsidR="004F579B" w:rsidRPr="006A58B2" w:rsidDel="00AC4E0C" w:rsidRDefault="004F579B" w:rsidP="004F579B">
      <w:pPr>
        <w:tabs>
          <w:tab w:val="left" w:pos="270"/>
        </w:tabs>
        <w:spacing w:line="240" w:lineRule="atLeast"/>
        <w:ind w:left="720"/>
        <w:jc w:val="center"/>
        <w:textAlignment w:val="top"/>
        <w:rPr>
          <w:del w:id="105" w:author="Molina, Erin L" w:date="2026-02-10T14:45:00Z" w16du:dateUtc="2026-02-10T20:45:00Z"/>
          <w:rFonts w:ascii="Verdana" w:hAnsi="Verdana"/>
          <w:color w:val="333333"/>
        </w:rPr>
      </w:pPr>
    </w:p>
    <w:p w14:paraId="53FAD5DF" w14:textId="3502F882" w:rsidR="00AA6414" w:rsidRPr="006A58B2" w:rsidRDefault="004B6419" w:rsidP="004F579B">
      <w:pPr>
        <w:tabs>
          <w:tab w:val="left" w:pos="270"/>
        </w:tabs>
        <w:spacing w:before="100" w:beforeAutospacing="1" w:after="100" w:afterAutospacing="1" w:line="240" w:lineRule="atLeast"/>
        <w:ind w:left="1440"/>
        <w:textAlignment w:val="top"/>
        <w:rPr>
          <w:rFonts w:ascii="Verdana" w:hAnsi="Verdana"/>
          <w:color w:val="333333"/>
        </w:rPr>
      </w:pPr>
      <w:r w:rsidRPr="006A58B2">
        <w:rPr>
          <w:rFonts w:ascii="Verdana" w:hAnsi="Verdana"/>
          <w:b/>
          <w:color w:val="333333"/>
        </w:rPr>
        <w:t xml:space="preserve">Note: </w:t>
      </w:r>
      <w:r w:rsidRPr="006A58B2">
        <w:rPr>
          <w:rFonts w:ascii="Verdana" w:hAnsi="Verdana"/>
          <w:bCs/>
          <w:color w:val="333333"/>
        </w:rPr>
        <w:t xml:space="preserve">Cases in insufficient queues are ready to be completed </w:t>
      </w:r>
      <w:r w:rsidR="00F115D8" w:rsidRPr="006A58B2">
        <w:rPr>
          <w:rFonts w:ascii="Verdana" w:hAnsi="Verdana"/>
          <w:bCs/>
          <w:color w:val="333333"/>
        </w:rPr>
        <w:t>by the</w:t>
      </w:r>
      <w:r w:rsidRPr="006A58B2">
        <w:rPr>
          <w:rFonts w:ascii="Verdana" w:hAnsi="Verdana"/>
          <w:bCs/>
          <w:color w:val="333333"/>
        </w:rPr>
        <w:t xml:space="preserve"> </w:t>
      </w:r>
      <w:r w:rsidR="00F115D8" w:rsidRPr="006A58B2">
        <w:rPr>
          <w:rFonts w:ascii="Verdana" w:hAnsi="Verdana"/>
          <w:bCs/>
          <w:color w:val="333333"/>
        </w:rPr>
        <w:t>RPh</w:t>
      </w:r>
      <w:r w:rsidRPr="006A58B2">
        <w:rPr>
          <w:rFonts w:ascii="Verdana" w:hAnsi="Verdana"/>
          <w:bCs/>
          <w:color w:val="333333"/>
        </w:rPr>
        <w:t xml:space="preserve"> at the time they drop into the queue. </w:t>
      </w:r>
      <w:r w:rsidR="009C1948" w:rsidRPr="006A58B2">
        <w:rPr>
          <w:rFonts w:ascii="Verdana" w:hAnsi="Verdana"/>
          <w:bCs/>
          <w:color w:val="333333"/>
        </w:rPr>
        <w:t>D</w:t>
      </w:r>
      <w:r w:rsidRPr="006A58B2">
        <w:rPr>
          <w:rFonts w:ascii="Verdana" w:hAnsi="Verdana"/>
          <w:bCs/>
          <w:color w:val="333333"/>
        </w:rPr>
        <w:t>o not need to wait before closing the case</w:t>
      </w:r>
      <w:r w:rsidRPr="006A58B2">
        <w:rPr>
          <w:rFonts w:ascii="Verdana" w:hAnsi="Verdana"/>
          <w:b/>
          <w:color w:val="333333"/>
        </w:rPr>
        <w:t>.</w:t>
      </w:r>
    </w:p>
    <w:p w14:paraId="58EBBBE1" w14:textId="3C69F75B" w:rsidR="00F4633C" w:rsidRPr="006A58B2" w:rsidRDefault="00F4633C" w:rsidP="004F579B">
      <w:pPr>
        <w:pStyle w:val="ListParagraph"/>
        <w:numPr>
          <w:ilvl w:val="0"/>
          <w:numId w:val="44"/>
        </w:numPr>
        <w:tabs>
          <w:tab w:val="left" w:pos="270"/>
        </w:tabs>
        <w:spacing w:before="100" w:beforeAutospacing="1" w:line="240" w:lineRule="atLeast"/>
        <w:textAlignment w:val="top"/>
        <w:rPr>
          <w:rFonts w:ascii="Verdana" w:hAnsi="Verdana"/>
          <w:sz w:val="24"/>
          <w:szCs w:val="24"/>
        </w:rPr>
      </w:pPr>
      <w:r w:rsidRPr="006A58B2">
        <w:rPr>
          <w:rFonts w:ascii="Verdana" w:hAnsi="Verdana"/>
          <w:sz w:val="24"/>
          <w:szCs w:val="24"/>
        </w:rPr>
        <w:t xml:space="preserve">Special instructions regarding insufficient/urgent cases and TAT considerations can be found in the </w:t>
      </w:r>
      <w:r w:rsidR="009D3FAA" w:rsidRPr="006A58B2">
        <w:rPr>
          <w:rFonts w:ascii="Verdana" w:hAnsi="Verdana"/>
          <w:sz w:val="24"/>
          <w:szCs w:val="24"/>
        </w:rPr>
        <w:t>bi-</w:t>
      </w:r>
      <w:r w:rsidRPr="006A58B2">
        <w:rPr>
          <w:rFonts w:ascii="Verdana" w:hAnsi="Verdana"/>
          <w:sz w:val="24"/>
          <w:szCs w:val="24"/>
        </w:rPr>
        <w:t xml:space="preserve">weekly game plan sent via email. </w:t>
      </w:r>
    </w:p>
    <w:p w14:paraId="2C97F5A1" w14:textId="77777777" w:rsidR="00E163B3" w:rsidRPr="006A58B2" w:rsidRDefault="00E163B3" w:rsidP="00E163B3">
      <w:pPr>
        <w:pStyle w:val="NormalWeb"/>
        <w:spacing w:before="0" w:beforeAutospacing="0" w:after="0" w:afterAutospacing="0"/>
        <w:jc w:val="right"/>
        <w:rPr>
          <w:rFonts w:ascii="Verdana" w:hAnsi="Verdana"/>
          <w:color w:val="000000"/>
          <w:sz w:val="27"/>
          <w:szCs w:val="27"/>
        </w:rPr>
      </w:pPr>
      <w:r w:rsidRPr="006A58B2">
        <w:rPr>
          <w:rFonts w:ascii="Verdana" w:hAnsi="Verdana"/>
          <w:color w:val="000000"/>
        </w:rPr>
        <w:t> </w:t>
      </w:r>
    </w:p>
    <w:p w14:paraId="5CB6EE83" w14:textId="432C7009" w:rsidR="00E163B3" w:rsidRPr="006A58B2" w:rsidRDefault="00E163B3" w:rsidP="00E163B3">
      <w:pPr>
        <w:pStyle w:val="NormalWeb"/>
        <w:spacing w:before="0" w:beforeAutospacing="0" w:after="0" w:afterAutospacing="0"/>
        <w:jc w:val="right"/>
        <w:rPr>
          <w:rFonts w:ascii="Verdana" w:hAnsi="Verdana"/>
          <w:color w:val="000000"/>
          <w:sz w:val="27"/>
          <w:szCs w:val="27"/>
        </w:rPr>
      </w:pPr>
      <w:hyperlink w:anchor="_top" w:history="1">
        <w:r w:rsidRPr="006A58B2">
          <w:rPr>
            <w:rStyle w:val="Hyperlink"/>
            <w:rFonts w:ascii="Verdana" w:hAnsi="Verdana"/>
          </w:rPr>
          <w:t>Top of the Document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4"/>
      </w:tblGrid>
      <w:tr w:rsidR="00E163B3" w:rsidRPr="006A58B2" w14:paraId="37B02A86" w14:textId="77777777" w:rsidTr="001B0FBB"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E90D4D" w14:textId="77777777" w:rsidR="00E163B3" w:rsidRPr="006A58B2" w:rsidRDefault="00E163B3">
            <w:pPr>
              <w:pStyle w:val="Heading2"/>
              <w:rPr>
                <w:rFonts w:ascii="Verdana" w:hAnsi="Verdana"/>
                <w:i w:val="0"/>
                <w:iCs w:val="0"/>
                <w:sz w:val="36"/>
                <w:szCs w:val="36"/>
              </w:rPr>
            </w:pPr>
            <w:bookmarkStart w:id="106" w:name="_Toc31715610"/>
            <w:bookmarkStart w:id="107" w:name="_Toc213910441"/>
            <w:r w:rsidRPr="006A58B2">
              <w:rPr>
                <w:rFonts w:ascii="Verdana" w:hAnsi="Verdana"/>
                <w:i w:val="0"/>
                <w:iCs w:val="0"/>
              </w:rPr>
              <w:t>Related Documents</w:t>
            </w:r>
            <w:bookmarkEnd w:id="106"/>
            <w:bookmarkEnd w:id="107"/>
          </w:p>
        </w:tc>
      </w:tr>
    </w:tbl>
    <w:p w14:paraId="7C5C31B7" w14:textId="6E3F4E28" w:rsidR="00E163B3" w:rsidRPr="006A58B2" w:rsidRDefault="00DD05DA" w:rsidP="00E163B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 w:rsidRPr="006A58B2">
        <w:rPr>
          <w:rFonts w:ascii="Verdana" w:hAnsi="Verdana"/>
          <w:b/>
          <w:bCs/>
          <w:color w:val="000000"/>
        </w:rPr>
        <w:t>Parent Document</w:t>
      </w:r>
      <w:r w:rsidR="00E163B3" w:rsidRPr="006A58B2">
        <w:rPr>
          <w:rFonts w:ascii="Verdana" w:hAnsi="Verdana"/>
          <w:b/>
          <w:bCs/>
          <w:color w:val="000000"/>
        </w:rPr>
        <w:t>: </w:t>
      </w:r>
      <w:hyperlink r:id="rId31" w:tgtFrame="_blank" w:history="1">
        <w:r w:rsidR="00E163B3" w:rsidRPr="006A58B2">
          <w:rPr>
            <w:rStyle w:val="Hyperlink"/>
            <w:rFonts w:ascii="Verdana" w:hAnsi="Verdana"/>
          </w:rPr>
          <w:t>PAR-0011: Prior Authorization Process</w:t>
        </w:r>
      </w:hyperlink>
    </w:p>
    <w:p w14:paraId="77EC2DEA" w14:textId="52DBFD3B" w:rsidR="00E163B3" w:rsidRPr="006A58B2" w:rsidRDefault="00E163B3" w:rsidP="00E163B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 w:rsidRPr="006A58B2">
        <w:rPr>
          <w:rFonts w:ascii="Verdana" w:hAnsi="Verdana"/>
          <w:b/>
          <w:bCs/>
          <w:color w:val="000000"/>
        </w:rPr>
        <w:t>Abbreviations/Definitions: </w:t>
      </w:r>
      <w:hyperlink r:id="rId32" w:anchor="!/view?docid=901a4ce8-1bac-45f0-a741-77bbed5c2302" w:tgtFrame="_blank" w:history="1">
        <w:r w:rsidR="003E428A" w:rsidRPr="006A58B2">
          <w:rPr>
            <w:rStyle w:val="Hyperlink"/>
            <w:rFonts w:ascii="Verdana" w:hAnsi="Verdana"/>
          </w:rPr>
          <w:t>Commercial PA – P</w:t>
        </w:r>
        <w:r w:rsidR="00911267" w:rsidRPr="006A58B2">
          <w:rPr>
            <w:rStyle w:val="Hyperlink"/>
            <w:rFonts w:ascii="Verdana" w:hAnsi="Verdana"/>
          </w:rPr>
          <w:t>rior Authorization, Exceptions, Exchanges Glossary of Terms (012831)</w:t>
        </w:r>
      </w:hyperlink>
    </w:p>
    <w:p w14:paraId="7A453FBE" w14:textId="77777777" w:rsidR="00B87115" w:rsidRPr="006A58B2" w:rsidRDefault="00B87115" w:rsidP="007A507B">
      <w:pPr>
        <w:jc w:val="right"/>
        <w:rPr>
          <w:rFonts w:ascii="Verdana" w:hAnsi="Verdana"/>
        </w:rPr>
      </w:pPr>
    </w:p>
    <w:p w14:paraId="60ABE478" w14:textId="2932AA3F" w:rsidR="007A507B" w:rsidRPr="006A58B2" w:rsidRDefault="007A507B" w:rsidP="007A507B">
      <w:pPr>
        <w:jc w:val="right"/>
        <w:rPr>
          <w:rFonts w:ascii="Verdana" w:hAnsi="Verdana"/>
        </w:rPr>
      </w:pPr>
      <w:hyperlink w:anchor="_top" w:history="1">
        <w:r w:rsidRPr="006A58B2">
          <w:rPr>
            <w:rStyle w:val="Hyperlink"/>
            <w:rFonts w:ascii="Verdana" w:hAnsi="Verdana"/>
          </w:rPr>
          <w:t>Top of the Document</w:t>
        </w:r>
      </w:hyperlink>
    </w:p>
    <w:p w14:paraId="5BC8F85D" w14:textId="77777777" w:rsidR="00B075A6" w:rsidRPr="006A58B2" w:rsidRDefault="00B075A6" w:rsidP="00B075A6">
      <w:pPr>
        <w:rPr>
          <w:rFonts w:ascii="Verdana" w:hAnsi="Verdana"/>
        </w:rPr>
      </w:pPr>
    </w:p>
    <w:p w14:paraId="6FD7615B" w14:textId="77777777" w:rsidR="00710E68" w:rsidRPr="006A58B2" w:rsidRDefault="00710E68" w:rsidP="00C247CB">
      <w:pPr>
        <w:jc w:val="center"/>
        <w:rPr>
          <w:rFonts w:ascii="Verdana" w:hAnsi="Verdana"/>
          <w:sz w:val="16"/>
          <w:szCs w:val="16"/>
        </w:rPr>
      </w:pPr>
      <w:r w:rsidRPr="006A58B2">
        <w:rPr>
          <w:rFonts w:ascii="Verdana" w:hAnsi="Verdana"/>
          <w:sz w:val="16"/>
          <w:szCs w:val="16"/>
        </w:rPr>
        <w:t xml:space="preserve">Not To Be Reproduced Or Disclosed </w:t>
      </w:r>
      <w:r w:rsidR="00620C48" w:rsidRPr="006A58B2">
        <w:rPr>
          <w:rFonts w:ascii="Verdana" w:hAnsi="Verdana"/>
          <w:sz w:val="16"/>
          <w:szCs w:val="16"/>
        </w:rPr>
        <w:t>T</w:t>
      </w:r>
      <w:r w:rsidRPr="006A58B2">
        <w:rPr>
          <w:rFonts w:ascii="Verdana" w:hAnsi="Verdana"/>
          <w:sz w:val="16"/>
          <w:szCs w:val="16"/>
        </w:rPr>
        <w:t>o Others Without Prior Written Approval</w:t>
      </w:r>
    </w:p>
    <w:p w14:paraId="34BED94B" w14:textId="77777777" w:rsidR="00710E68" w:rsidRPr="006A58B2" w:rsidRDefault="00710E68" w:rsidP="00C247CB">
      <w:pPr>
        <w:jc w:val="center"/>
        <w:rPr>
          <w:rFonts w:ascii="Verdana" w:hAnsi="Verdana"/>
          <w:b/>
          <w:color w:val="000000"/>
          <w:sz w:val="16"/>
          <w:szCs w:val="16"/>
        </w:rPr>
      </w:pPr>
      <w:r w:rsidRPr="006A58B2">
        <w:rPr>
          <w:rFonts w:ascii="Verdana" w:hAnsi="Verdana"/>
          <w:b/>
          <w:color w:val="000000"/>
          <w:sz w:val="16"/>
          <w:szCs w:val="16"/>
        </w:rPr>
        <w:t xml:space="preserve">ELECTRONIC DATA = OFFICIAL VERSION </w:t>
      </w:r>
      <w:r w:rsidR="00521741" w:rsidRPr="006A58B2">
        <w:rPr>
          <w:rFonts w:ascii="Verdana" w:hAnsi="Verdana"/>
          <w:b/>
          <w:color w:val="000000"/>
          <w:sz w:val="16"/>
          <w:szCs w:val="16"/>
        </w:rPr>
        <w:t xml:space="preserve">/ </w:t>
      </w:r>
      <w:r w:rsidRPr="006A58B2">
        <w:rPr>
          <w:rFonts w:ascii="Verdana" w:hAnsi="Verdana"/>
          <w:b/>
          <w:color w:val="000000"/>
          <w:sz w:val="16"/>
          <w:szCs w:val="16"/>
        </w:rPr>
        <w:t xml:space="preserve">PAPER COPY </w:t>
      </w:r>
      <w:r w:rsidR="00521741" w:rsidRPr="006A58B2">
        <w:rPr>
          <w:rFonts w:ascii="Verdana" w:hAnsi="Verdana"/>
          <w:b/>
          <w:color w:val="000000"/>
          <w:sz w:val="16"/>
          <w:szCs w:val="16"/>
        </w:rPr>
        <w:t xml:space="preserve">= </w:t>
      </w:r>
      <w:r w:rsidRPr="006A58B2">
        <w:rPr>
          <w:rFonts w:ascii="Verdana" w:hAnsi="Verdana"/>
          <w:b/>
          <w:color w:val="000000"/>
          <w:sz w:val="16"/>
          <w:szCs w:val="16"/>
        </w:rPr>
        <w:t>INFORMATIONAL ONLY</w:t>
      </w:r>
    </w:p>
    <w:sectPr w:rsidR="00710E68" w:rsidRPr="006A58B2" w:rsidSect="00EB1F94">
      <w:footerReference w:type="default" r:id="rId33"/>
      <w:headerReference w:type="first" r:id="rId34"/>
      <w:footerReference w:type="first" r:id="rId35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C510" w14:textId="77777777" w:rsidR="002213B4" w:rsidRDefault="002213B4">
      <w:r>
        <w:separator/>
      </w:r>
    </w:p>
  </w:endnote>
  <w:endnote w:type="continuationSeparator" w:id="0">
    <w:p w14:paraId="2B37145E" w14:textId="77777777" w:rsidR="002213B4" w:rsidRDefault="0022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CS Corporat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NCRA E+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63F7" w14:textId="77777777" w:rsidR="00464C81" w:rsidRPr="00C32D18" w:rsidRDefault="00464C81" w:rsidP="00C32D18">
    <w:pPr>
      <w:pStyle w:val="Footer"/>
      <w:jc w:val="right"/>
      <w:rPr>
        <w:szCs w:val="18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76558">
      <w:rPr>
        <w:rStyle w:val="PageNumber"/>
        <w:noProof/>
      </w:rPr>
      <w:t>13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6623B" w14:textId="77777777" w:rsidR="00464C81" w:rsidRPr="00CD2229" w:rsidRDefault="00464C81">
    <w:pPr>
      <w:pStyle w:val="Footer"/>
      <w:rPr>
        <w:rFonts w:ascii="Arial" w:hAnsi="Arial"/>
        <w:sz w:val="18"/>
        <w:szCs w:val="18"/>
      </w:rPr>
    </w:pPr>
    <w:r w:rsidRPr="00CD2229">
      <w:rPr>
        <w:rFonts w:ascii="Arial" w:hAnsi="Arial"/>
        <w:sz w:val="18"/>
        <w:szCs w:val="18"/>
      </w:rPr>
      <w:t>105-12497e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28C82" w14:textId="77777777" w:rsidR="002213B4" w:rsidRDefault="002213B4">
      <w:r>
        <w:separator/>
      </w:r>
    </w:p>
  </w:footnote>
  <w:footnote w:type="continuationSeparator" w:id="0">
    <w:p w14:paraId="6E222063" w14:textId="77777777" w:rsidR="002213B4" w:rsidRDefault="0022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C10E" w14:textId="77777777" w:rsidR="00464C81" w:rsidRDefault="00464C81">
    <w:pPr>
      <w:pStyle w:val="Header"/>
      <w:tabs>
        <w:tab w:val="clear" w:pos="8640"/>
        <w:tab w:val="right" w:pos="10080"/>
      </w:tabs>
      <w:rPr>
        <w:sz w:val="16"/>
        <w:szCs w:val="16"/>
      </w:rPr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4pt;height:15.9pt;visibility:visible;mso-wrap-style:square" o:bullet="t">
        <v:imagedata r:id="rId1" o:title=""/>
      </v:shape>
    </w:pict>
  </w:numPicBullet>
  <w:abstractNum w:abstractNumId="0" w15:restartNumberingAfterBreak="0">
    <w:nsid w:val="01BA7713"/>
    <w:multiLevelType w:val="hybridMultilevel"/>
    <w:tmpl w:val="C4A6C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51E2D"/>
    <w:multiLevelType w:val="hybridMultilevel"/>
    <w:tmpl w:val="CBCE3A38"/>
    <w:lvl w:ilvl="0" w:tplc="04090003">
      <w:start w:val="1"/>
      <w:numFmt w:val="bullet"/>
      <w:lvlText w:val="o"/>
      <w:lvlJc w:val="left"/>
      <w:pPr>
        <w:ind w:left="14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734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</w:abstractNum>
  <w:abstractNum w:abstractNumId="2" w15:restartNumberingAfterBreak="0">
    <w:nsid w:val="0C7F2874"/>
    <w:multiLevelType w:val="singleLevel"/>
    <w:tmpl w:val="3C84F5D2"/>
    <w:lvl w:ilvl="0">
      <w:start w:val="1"/>
      <w:numFmt w:val="bullet"/>
      <w:pStyle w:val="Do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FB2FCE"/>
    <w:multiLevelType w:val="hybridMultilevel"/>
    <w:tmpl w:val="6D84C560"/>
    <w:lvl w:ilvl="0" w:tplc="A83ED05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4472"/>
    <w:multiLevelType w:val="hybridMultilevel"/>
    <w:tmpl w:val="34BE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C6CE6"/>
    <w:multiLevelType w:val="hybridMultilevel"/>
    <w:tmpl w:val="0E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B1B8E"/>
    <w:multiLevelType w:val="hybridMultilevel"/>
    <w:tmpl w:val="B920821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F47095"/>
    <w:multiLevelType w:val="hybridMultilevel"/>
    <w:tmpl w:val="9B6287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EA5131"/>
    <w:multiLevelType w:val="hybridMultilevel"/>
    <w:tmpl w:val="52E69296"/>
    <w:lvl w:ilvl="0" w:tplc="DC96FA3C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062AC1"/>
    <w:multiLevelType w:val="hybridMultilevel"/>
    <w:tmpl w:val="C81E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3196C"/>
    <w:multiLevelType w:val="hybridMultilevel"/>
    <w:tmpl w:val="59E4FEE4"/>
    <w:lvl w:ilvl="0" w:tplc="04090003">
      <w:start w:val="1"/>
      <w:numFmt w:val="bullet"/>
      <w:lvlText w:val="o"/>
      <w:lvlJc w:val="left"/>
      <w:pPr>
        <w:ind w:left="282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00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2" w:hanging="360"/>
      </w:pPr>
      <w:rPr>
        <w:rFonts w:ascii="Wingdings" w:hAnsi="Wingdings" w:hint="default"/>
      </w:rPr>
    </w:lvl>
  </w:abstractNum>
  <w:abstractNum w:abstractNumId="11" w15:restartNumberingAfterBreak="0">
    <w:nsid w:val="267A48AF"/>
    <w:multiLevelType w:val="hybridMultilevel"/>
    <w:tmpl w:val="A95EFEF0"/>
    <w:lvl w:ilvl="0" w:tplc="05ECA9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23D5C"/>
    <w:multiLevelType w:val="hybridMultilevel"/>
    <w:tmpl w:val="6CE2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603DA"/>
    <w:multiLevelType w:val="hybridMultilevel"/>
    <w:tmpl w:val="EEBC3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33A85"/>
    <w:multiLevelType w:val="hybridMultilevel"/>
    <w:tmpl w:val="88C2D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64D6B"/>
    <w:multiLevelType w:val="hybridMultilevel"/>
    <w:tmpl w:val="96FE0BC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D30DA3"/>
    <w:multiLevelType w:val="multilevel"/>
    <w:tmpl w:val="B1CA1B7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CF41F1"/>
    <w:multiLevelType w:val="hybridMultilevel"/>
    <w:tmpl w:val="B352F86A"/>
    <w:lvl w:ilvl="0" w:tplc="398C03EC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b w:val="0"/>
      </w:rPr>
    </w:lvl>
    <w:lvl w:ilvl="1" w:tplc="A3ECFE4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E77C3A"/>
    <w:multiLevelType w:val="hybridMultilevel"/>
    <w:tmpl w:val="0798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A4E5C"/>
    <w:multiLevelType w:val="hybridMultilevel"/>
    <w:tmpl w:val="BC6E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D3E92"/>
    <w:multiLevelType w:val="hybridMultilevel"/>
    <w:tmpl w:val="4276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0A78E2"/>
    <w:multiLevelType w:val="multilevel"/>
    <w:tmpl w:val="9AF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586C25"/>
    <w:multiLevelType w:val="hybridMultilevel"/>
    <w:tmpl w:val="EB1AE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4224C7"/>
    <w:multiLevelType w:val="hybridMultilevel"/>
    <w:tmpl w:val="38BCCD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F53DB0"/>
    <w:multiLevelType w:val="hybridMultilevel"/>
    <w:tmpl w:val="906A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60CE9"/>
    <w:multiLevelType w:val="hybridMultilevel"/>
    <w:tmpl w:val="C27EE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550AB"/>
    <w:multiLevelType w:val="hybridMultilevel"/>
    <w:tmpl w:val="8D382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C08414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05A2B"/>
    <w:multiLevelType w:val="hybridMultilevel"/>
    <w:tmpl w:val="D2E67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35425"/>
    <w:multiLevelType w:val="multilevel"/>
    <w:tmpl w:val="CC7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5A3F3E"/>
    <w:multiLevelType w:val="hybridMultilevel"/>
    <w:tmpl w:val="ECE6E14E"/>
    <w:lvl w:ilvl="0" w:tplc="EAAC4BD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02F46"/>
    <w:multiLevelType w:val="hybridMultilevel"/>
    <w:tmpl w:val="60421F9A"/>
    <w:lvl w:ilvl="0" w:tplc="CB56424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9572DD"/>
    <w:multiLevelType w:val="hybridMultilevel"/>
    <w:tmpl w:val="B010D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F93524"/>
    <w:multiLevelType w:val="hybridMultilevel"/>
    <w:tmpl w:val="E4E6F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E0CA1"/>
    <w:multiLevelType w:val="hybridMultilevel"/>
    <w:tmpl w:val="FFD43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817F52"/>
    <w:multiLevelType w:val="hybridMultilevel"/>
    <w:tmpl w:val="4BF42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A1A6A4A"/>
    <w:multiLevelType w:val="hybridMultilevel"/>
    <w:tmpl w:val="D3E2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B92893"/>
    <w:multiLevelType w:val="hybridMultilevel"/>
    <w:tmpl w:val="C206F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B557EE"/>
    <w:multiLevelType w:val="hybridMultilevel"/>
    <w:tmpl w:val="8E00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B23B82"/>
    <w:multiLevelType w:val="multilevel"/>
    <w:tmpl w:val="7A5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040CA"/>
    <w:multiLevelType w:val="hybridMultilevel"/>
    <w:tmpl w:val="216445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2BA4B84"/>
    <w:multiLevelType w:val="hybridMultilevel"/>
    <w:tmpl w:val="BAF4B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60E7B3E"/>
    <w:multiLevelType w:val="hybridMultilevel"/>
    <w:tmpl w:val="7E980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6A042B"/>
    <w:multiLevelType w:val="hybridMultilevel"/>
    <w:tmpl w:val="03FAD1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39233A"/>
    <w:multiLevelType w:val="hybridMultilevel"/>
    <w:tmpl w:val="02FA8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F54A9"/>
    <w:multiLevelType w:val="multilevel"/>
    <w:tmpl w:val="19C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4E1FD7"/>
    <w:multiLevelType w:val="hybridMultilevel"/>
    <w:tmpl w:val="F3047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216885">
    <w:abstractNumId w:val="2"/>
  </w:num>
  <w:num w:numId="2" w16cid:durableId="1533762000">
    <w:abstractNumId w:val="41"/>
  </w:num>
  <w:num w:numId="3" w16cid:durableId="149760532">
    <w:abstractNumId w:val="22"/>
  </w:num>
  <w:num w:numId="4" w16cid:durableId="117073446">
    <w:abstractNumId w:val="34"/>
  </w:num>
  <w:num w:numId="5" w16cid:durableId="1384139639">
    <w:abstractNumId w:val="10"/>
  </w:num>
  <w:num w:numId="6" w16cid:durableId="1156454530">
    <w:abstractNumId w:val="1"/>
  </w:num>
  <w:num w:numId="7" w16cid:durableId="1263295138">
    <w:abstractNumId w:val="35"/>
  </w:num>
  <w:num w:numId="8" w16cid:durableId="1082413028">
    <w:abstractNumId w:val="13"/>
  </w:num>
  <w:num w:numId="9" w16cid:durableId="947277708">
    <w:abstractNumId w:val="23"/>
  </w:num>
  <w:num w:numId="10" w16cid:durableId="217284184">
    <w:abstractNumId w:val="39"/>
  </w:num>
  <w:num w:numId="11" w16cid:durableId="791169815">
    <w:abstractNumId w:val="40"/>
  </w:num>
  <w:num w:numId="12" w16cid:durableId="1618952280">
    <w:abstractNumId w:val="6"/>
  </w:num>
  <w:num w:numId="13" w16cid:durableId="774978098">
    <w:abstractNumId w:val="15"/>
  </w:num>
  <w:num w:numId="14" w16cid:durableId="1335259137">
    <w:abstractNumId w:val="33"/>
  </w:num>
  <w:num w:numId="15" w16cid:durableId="1888830737">
    <w:abstractNumId w:val="25"/>
  </w:num>
  <w:num w:numId="16" w16cid:durableId="547835530">
    <w:abstractNumId w:val="17"/>
  </w:num>
  <w:num w:numId="17" w16cid:durableId="1268542898">
    <w:abstractNumId w:val="11"/>
  </w:num>
  <w:num w:numId="18" w16cid:durableId="1537162570">
    <w:abstractNumId w:val="8"/>
  </w:num>
  <w:num w:numId="19" w16cid:durableId="760301171">
    <w:abstractNumId w:val="3"/>
  </w:num>
  <w:num w:numId="20" w16cid:durableId="97993771">
    <w:abstractNumId w:val="30"/>
  </w:num>
  <w:num w:numId="21" w16cid:durableId="1141196995">
    <w:abstractNumId w:val="45"/>
  </w:num>
  <w:num w:numId="22" w16cid:durableId="1354956872">
    <w:abstractNumId w:val="0"/>
  </w:num>
  <w:num w:numId="23" w16cid:durableId="2099716110">
    <w:abstractNumId w:val="29"/>
  </w:num>
  <w:num w:numId="24" w16cid:durableId="1417552183">
    <w:abstractNumId w:val="27"/>
  </w:num>
  <w:num w:numId="25" w16cid:durableId="761990900">
    <w:abstractNumId w:val="18"/>
  </w:num>
  <w:num w:numId="26" w16cid:durableId="471602839">
    <w:abstractNumId w:val="36"/>
  </w:num>
  <w:num w:numId="27" w16cid:durableId="1675915896">
    <w:abstractNumId w:val="16"/>
  </w:num>
  <w:num w:numId="28" w16cid:durableId="401831668">
    <w:abstractNumId w:val="37"/>
  </w:num>
  <w:num w:numId="29" w16cid:durableId="2076928349">
    <w:abstractNumId w:val="26"/>
  </w:num>
  <w:num w:numId="30" w16cid:durableId="2080514699">
    <w:abstractNumId w:val="12"/>
  </w:num>
  <w:num w:numId="31" w16cid:durableId="1131902836">
    <w:abstractNumId w:val="4"/>
  </w:num>
  <w:num w:numId="32" w16cid:durableId="308555126">
    <w:abstractNumId w:val="14"/>
  </w:num>
  <w:num w:numId="33" w16cid:durableId="956840434">
    <w:abstractNumId w:val="31"/>
  </w:num>
  <w:num w:numId="34" w16cid:durableId="913392561">
    <w:abstractNumId w:val="43"/>
  </w:num>
  <w:num w:numId="35" w16cid:durableId="1764910658">
    <w:abstractNumId w:val="28"/>
  </w:num>
  <w:num w:numId="36" w16cid:durableId="1235968224">
    <w:abstractNumId w:val="21"/>
  </w:num>
  <w:num w:numId="37" w16cid:durableId="826361104">
    <w:abstractNumId w:val="19"/>
  </w:num>
  <w:num w:numId="38" w16cid:durableId="901909342">
    <w:abstractNumId w:val="38"/>
  </w:num>
  <w:num w:numId="39" w16cid:durableId="2088187557">
    <w:abstractNumId w:val="9"/>
  </w:num>
  <w:num w:numId="40" w16cid:durableId="1896548147">
    <w:abstractNumId w:val="32"/>
  </w:num>
  <w:num w:numId="41" w16cid:durableId="1729452102">
    <w:abstractNumId w:val="20"/>
  </w:num>
  <w:num w:numId="42" w16cid:durableId="559169680">
    <w:abstractNumId w:val="5"/>
  </w:num>
  <w:num w:numId="43" w16cid:durableId="1714840868">
    <w:abstractNumId w:val="42"/>
  </w:num>
  <w:num w:numId="44" w16cid:durableId="470288147">
    <w:abstractNumId w:val="7"/>
  </w:num>
  <w:num w:numId="45" w16cid:durableId="1791708590">
    <w:abstractNumId w:val="24"/>
  </w:num>
  <w:num w:numId="46" w16cid:durableId="1679692305">
    <w:abstractNumId w:val="44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lina, Erin L">
    <w15:presenceInfo w15:providerId="AD" w15:userId="S::Erin.Molina@CVSHealth.com::f4638cf8-85a6-49a8-95f6-2889941668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7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D64"/>
    <w:rsid w:val="00000673"/>
    <w:rsid w:val="00004F2E"/>
    <w:rsid w:val="00015A2E"/>
    <w:rsid w:val="00016610"/>
    <w:rsid w:val="00016701"/>
    <w:rsid w:val="00022C09"/>
    <w:rsid w:val="000244EF"/>
    <w:rsid w:val="00030BEE"/>
    <w:rsid w:val="000310A7"/>
    <w:rsid w:val="00035BED"/>
    <w:rsid w:val="00035CE4"/>
    <w:rsid w:val="00041430"/>
    <w:rsid w:val="00046301"/>
    <w:rsid w:val="000478B7"/>
    <w:rsid w:val="00052987"/>
    <w:rsid w:val="000538E5"/>
    <w:rsid w:val="00054C6A"/>
    <w:rsid w:val="000553F8"/>
    <w:rsid w:val="00057836"/>
    <w:rsid w:val="00061AD2"/>
    <w:rsid w:val="00065299"/>
    <w:rsid w:val="000756BD"/>
    <w:rsid w:val="0007627F"/>
    <w:rsid w:val="00077D13"/>
    <w:rsid w:val="00084AC8"/>
    <w:rsid w:val="00084F13"/>
    <w:rsid w:val="000863D4"/>
    <w:rsid w:val="0008665F"/>
    <w:rsid w:val="00093280"/>
    <w:rsid w:val="00093D7B"/>
    <w:rsid w:val="00094A83"/>
    <w:rsid w:val="0009523F"/>
    <w:rsid w:val="00095AB5"/>
    <w:rsid w:val="000A6459"/>
    <w:rsid w:val="000A69EA"/>
    <w:rsid w:val="000A6B88"/>
    <w:rsid w:val="000B0F7A"/>
    <w:rsid w:val="000B2C96"/>
    <w:rsid w:val="000B3153"/>
    <w:rsid w:val="000B3C4C"/>
    <w:rsid w:val="000B656F"/>
    <w:rsid w:val="000B72DF"/>
    <w:rsid w:val="000C1C72"/>
    <w:rsid w:val="000C3259"/>
    <w:rsid w:val="000C450A"/>
    <w:rsid w:val="000D106C"/>
    <w:rsid w:val="000D1870"/>
    <w:rsid w:val="000D21B9"/>
    <w:rsid w:val="000D26FA"/>
    <w:rsid w:val="000D2A04"/>
    <w:rsid w:val="000D3393"/>
    <w:rsid w:val="000D4BA2"/>
    <w:rsid w:val="000D5B10"/>
    <w:rsid w:val="000D6714"/>
    <w:rsid w:val="000D7BAB"/>
    <w:rsid w:val="000E4183"/>
    <w:rsid w:val="000E6656"/>
    <w:rsid w:val="000E7A65"/>
    <w:rsid w:val="000F06A5"/>
    <w:rsid w:val="000F0D1B"/>
    <w:rsid w:val="000F39FC"/>
    <w:rsid w:val="000F54AF"/>
    <w:rsid w:val="000F6CEE"/>
    <w:rsid w:val="00104749"/>
    <w:rsid w:val="00104BAD"/>
    <w:rsid w:val="00104CDE"/>
    <w:rsid w:val="00110794"/>
    <w:rsid w:val="00112B51"/>
    <w:rsid w:val="0011337D"/>
    <w:rsid w:val="00114697"/>
    <w:rsid w:val="00114E7E"/>
    <w:rsid w:val="00115944"/>
    <w:rsid w:val="00117D92"/>
    <w:rsid w:val="0012373E"/>
    <w:rsid w:val="0012477B"/>
    <w:rsid w:val="001249C5"/>
    <w:rsid w:val="0013498B"/>
    <w:rsid w:val="00134D90"/>
    <w:rsid w:val="001360A5"/>
    <w:rsid w:val="0014626B"/>
    <w:rsid w:val="001466CB"/>
    <w:rsid w:val="00147AEF"/>
    <w:rsid w:val="00150537"/>
    <w:rsid w:val="001512CF"/>
    <w:rsid w:val="001514B6"/>
    <w:rsid w:val="001514B8"/>
    <w:rsid w:val="00152D0B"/>
    <w:rsid w:val="00160BD1"/>
    <w:rsid w:val="00160CB1"/>
    <w:rsid w:val="00160EE5"/>
    <w:rsid w:val="0016273A"/>
    <w:rsid w:val="00163379"/>
    <w:rsid w:val="0016381B"/>
    <w:rsid w:val="00167FAA"/>
    <w:rsid w:val="00170CD0"/>
    <w:rsid w:val="00172365"/>
    <w:rsid w:val="001762A0"/>
    <w:rsid w:val="00176558"/>
    <w:rsid w:val="00177762"/>
    <w:rsid w:val="00181B1A"/>
    <w:rsid w:val="001833FD"/>
    <w:rsid w:val="00183B7D"/>
    <w:rsid w:val="001858CD"/>
    <w:rsid w:val="00186352"/>
    <w:rsid w:val="00187050"/>
    <w:rsid w:val="0019130B"/>
    <w:rsid w:val="001953A7"/>
    <w:rsid w:val="001A0465"/>
    <w:rsid w:val="001A5256"/>
    <w:rsid w:val="001A6E64"/>
    <w:rsid w:val="001B0FBB"/>
    <w:rsid w:val="001B3879"/>
    <w:rsid w:val="001B3A70"/>
    <w:rsid w:val="001B7687"/>
    <w:rsid w:val="001C09B5"/>
    <w:rsid w:val="001C36CA"/>
    <w:rsid w:val="001C5AF4"/>
    <w:rsid w:val="001C6AAE"/>
    <w:rsid w:val="001C74D6"/>
    <w:rsid w:val="001D23FE"/>
    <w:rsid w:val="001D7552"/>
    <w:rsid w:val="001E0D36"/>
    <w:rsid w:val="001E3328"/>
    <w:rsid w:val="001E7746"/>
    <w:rsid w:val="001E7D0E"/>
    <w:rsid w:val="001F0774"/>
    <w:rsid w:val="001F07C7"/>
    <w:rsid w:val="001F1218"/>
    <w:rsid w:val="001F5947"/>
    <w:rsid w:val="002016B4"/>
    <w:rsid w:val="002055CF"/>
    <w:rsid w:val="0020600A"/>
    <w:rsid w:val="00210193"/>
    <w:rsid w:val="00211E62"/>
    <w:rsid w:val="00215589"/>
    <w:rsid w:val="00215BD9"/>
    <w:rsid w:val="0022100F"/>
    <w:rsid w:val="002213B4"/>
    <w:rsid w:val="002231E0"/>
    <w:rsid w:val="00230CDC"/>
    <w:rsid w:val="00232121"/>
    <w:rsid w:val="002331F9"/>
    <w:rsid w:val="002333DA"/>
    <w:rsid w:val="002415FA"/>
    <w:rsid w:val="002431B0"/>
    <w:rsid w:val="00243EBB"/>
    <w:rsid w:val="00251E1C"/>
    <w:rsid w:val="00253270"/>
    <w:rsid w:val="00254F31"/>
    <w:rsid w:val="00255C6B"/>
    <w:rsid w:val="00260BB5"/>
    <w:rsid w:val="00265819"/>
    <w:rsid w:val="00265D86"/>
    <w:rsid w:val="00267639"/>
    <w:rsid w:val="00267B32"/>
    <w:rsid w:val="002707D3"/>
    <w:rsid w:val="00271B6F"/>
    <w:rsid w:val="002750DC"/>
    <w:rsid w:val="00281098"/>
    <w:rsid w:val="002906BD"/>
    <w:rsid w:val="0029129B"/>
    <w:rsid w:val="00291306"/>
    <w:rsid w:val="00291CE8"/>
    <w:rsid w:val="002930BE"/>
    <w:rsid w:val="00296127"/>
    <w:rsid w:val="002961F5"/>
    <w:rsid w:val="00296765"/>
    <w:rsid w:val="002A158B"/>
    <w:rsid w:val="002B07DD"/>
    <w:rsid w:val="002B593E"/>
    <w:rsid w:val="002B757A"/>
    <w:rsid w:val="002C3128"/>
    <w:rsid w:val="002C31F6"/>
    <w:rsid w:val="002C6679"/>
    <w:rsid w:val="002D2ACC"/>
    <w:rsid w:val="002D32CC"/>
    <w:rsid w:val="002E15AD"/>
    <w:rsid w:val="002E2563"/>
    <w:rsid w:val="002E6E58"/>
    <w:rsid w:val="002E7C45"/>
    <w:rsid w:val="002F0AFC"/>
    <w:rsid w:val="002F1F92"/>
    <w:rsid w:val="002F33A7"/>
    <w:rsid w:val="002F33F4"/>
    <w:rsid w:val="002F6F9E"/>
    <w:rsid w:val="002F7AA2"/>
    <w:rsid w:val="00300C61"/>
    <w:rsid w:val="00301450"/>
    <w:rsid w:val="00311A27"/>
    <w:rsid w:val="00312DF7"/>
    <w:rsid w:val="00317BCC"/>
    <w:rsid w:val="00320D6A"/>
    <w:rsid w:val="00324679"/>
    <w:rsid w:val="003252F6"/>
    <w:rsid w:val="00325A4C"/>
    <w:rsid w:val="0033143E"/>
    <w:rsid w:val="003361BF"/>
    <w:rsid w:val="0034318F"/>
    <w:rsid w:val="0034552B"/>
    <w:rsid w:val="00347650"/>
    <w:rsid w:val="0035107E"/>
    <w:rsid w:val="00351840"/>
    <w:rsid w:val="00351903"/>
    <w:rsid w:val="00362AC3"/>
    <w:rsid w:val="003635FA"/>
    <w:rsid w:val="00365194"/>
    <w:rsid w:val="00367C9E"/>
    <w:rsid w:val="003725A1"/>
    <w:rsid w:val="003756C9"/>
    <w:rsid w:val="00376079"/>
    <w:rsid w:val="00380549"/>
    <w:rsid w:val="003857B2"/>
    <w:rsid w:val="003868A2"/>
    <w:rsid w:val="0039108E"/>
    <w:rsid w:val="00391628"/>
    <w:rsid w:val="00392A5B"/>
    <w:rsid w:val="00392CF0"/>
    <w:rsid w:val="00394C41"/>
    <w:rsid w:val="003A2BE9"/>
    <w:rsid w:val="003A2F61"/>
    <w:rsid w:val="003A6D70"/>
    <w:rsid w:val="003A7A3B"/>
    <w:rsid w:val="003B07A0"/>
    <w:rsid w:val="003B12B5"/>
    <w:rsid w:val="003B1F86"/>
    <w:rsid w:val="003C36C2"/>
    <w:rsid w:val="003C4627"/>
    <w:rsid w:val="003C622D"/>
    <w:rsid w:val="003C6C1E"/>
    <w:rsid w:val="003C7B68"/>
    <w:rsid w:val="003D54A5"/>
    <w:rsid w:val="003E2828"/>
    <w:rsid w:val="003E3C73"/>
    <w:rsid w:val="003E428A"/>
    <w:rsid w:val="003E4E60"/>
    <w:rsid w:val="003E6C1A"/>
    <w:rsid w:val="003F0B4C"/>
    <w:rsid w:val="003F7339"/>
    <w:rsid w:val="003F778E"/>
    <w:rsid w:val="00401F8F"/>
    <w:rsid w:val="00402C88"/>
    <w:rsid w:val="004030CB"/>
    <w:rsid w:val="0040640A"/>
    <w:rsid w:val="00406DB5"/>
    <w:rsid w:val="00407235"/>
    <w:rsid w:val="00416E14"/>
    <w:rsid w:val="004201D1"/>
    <w:rsid w:val="0042336D"/>
    <w:rsid w:val="00427363"/>
    <w:rsid w:val="00440336"/>
    <w:rsid w:val="00442D9A"/>
    <w:rsid w:val="00444017"/>
    <w:rsid w:val="0044410B"/>
    <w:rsid w:val="0044510C"/>
    <w:rsid w:val="00445163"/>
    <w:rsid w:val="00450C54"/>
    <w:rsid w:val="004516D4"/>
    <w:rsid w:val="00452FA9"/>
    <w:rsid w:val="00454810"/>
    <w:rsid w:val="0045601B"/>
    <w:rsid w:val="00457212"/>
    <w:rsid w:val="00457EAE"/>
    <w:rsid w:val="00462773"/>
    <w:rsid w:val="00463461"/>
    <w:rsid w:val="00464C81"/>
    <w:rsid w:val="00470E33"/>
    <w:rsid w:val="00472EE8"/>
    <w:rsid w:val="00474D57"/>
    <w:rsid w:val="004768BE"/>
    <w:rsid w:val="00477F73"/>
    <w:rsid w:val="00481E2E"/>
    <w:rsid w:val="0048355A"/>
    <w:rsid w:val="00483DBC"/>
    <w:rsid w:val="00484781"/>
    <w:rsid w:val="00486108"/>
    <w:rsid w:val="00496628"/>
    <w:rsid w:val="004A322E"/>
    <w:rsid w:val="004A3AEB"/>
    <w:rsid w:val="004B5B45"/>
    <w:rsid w:val="004B6419"/>
    <w:rsid w:val="004C19E5"/>
    <w:rsid w:val="004C7A90"/>
    <w:rsid w:val="004D0AF2"/>
    <w:rsid w:val="004D3C53"/>
    <w:rsid w:val="004D76BE"/>
    <w:rsid w:val="004E081D"/>
    <w:rsid w:val="004E161E"/>
    <w:rsid w:val="004E32B8"/>
    <w:rsid w:val="004E7591"/>
    <w:rsid w:val="004F1135"/>
    <w:rsid w:val="004F3AA9"/>
    <w:rsid w:val="004F4E09"/>
    <w:rsid w:val="004F579B"/>
    <w:rsid w:val="004F744B"/>
    <w:rsid w:val="004F7F34"/>
    <w:rsid w:val="005040C6"/>
    <w:rsid w:val="00505588"/>
    <w:rsid w:val="00507D30"/>
    <w:rsid w:val="00511BEB"/>
    <w:rsid w:val="00512486"/>
    <w:rsid w:val="00515D71"/>
    <w:rsid w:val="0051633B"/>
    <w:rsid w:val="00521741"/>
    <w:rsid w:val="0052322A"/>
    <w:rsid w:val="0052465B"/>
    <w:rsid w:val="00524A84"/>
    <w:rsid w:val="00524CDD"/>
    <w:rsid w:val="00525503"/>
    <w:rsid w:val="00546081"/>
    <w:rsid w:val="005468B2"/>
    <w:rsid w:val="0054764F"/>
    <w:rsid w:val="00547C68"/>
    <w:rsid w:val="00551055"/>
    <w:rsid w:val="005562E3"/>
    <w:rsid w:val="00557010"/>
    <w:rsid w:val="0056169C"/>
    <w:rsid w:val="00561DD5"/>
    <w:rsid w:val="00565A58"/>
    <w:rsid w:val="00571549"/>
    <w:rsid w:val="00577909"/>
    <w:rsid w:val="00581D3F"/>
    <w:rsid w:val="005827C2"/>
    <w:rsid w:val="00582E85"/>
    <w:rsid w:val="00587BA3"/>
    <w:rsid w:val="00587EE4"/>
    <w:rsid w:val="005910B5"/>
    <w:rsid w:val="00592B17"/>
    <w:rsid w:val="005944DF"/>
    <w:rsid w:val="005977B3"/>
    <w:rsid w:val="005A598A"/>
    <w:rsid w:val="005A6118"/>
    <w:rsid w:val="005A64DA"/>
    <w:rsid w:val="005A79CE"/>
    <w:rsid w:val="005B19DA"/>
    <w:rsid w:val="005B214A"/>
    <w:rsid w:val="005B37F3"/>
    <w:rsid w:val="005B42B1"/>
    <w:rsid w:val="005B446E"/>
    <w:rsid w:val="005B6D5D"/>
    <w:rsid w:val="005C00C0"/>
    <w:rsid w:val="005C1D83"/>
    <w:rsid w:val="005C4651"/>
    <w:rsid w:val="005C7BFF"/>
    <w:rsid w:val="005D066F"/>
    <w:rsid w:val="005D0C17"/>
    <w:rsid w:val="005D0EBF"/>
    <w:rsid w:val="005D1135"/>
    <w:rsid w:val="005D4A34"/>
    <w:rsid w:val="005D5470"/>
    <w:rsid w:val="005D7A60"/>
    <w:rsid w:val="005E0C2C"/>
    <w:rsid w:val="005E650E"/>
    <w:rsid w:val="005F08E3"/>
    <w:rsid w:val="005F0CAC"/>
    <w:rsid w:val="005F0ED4"/>
    <w:rsid w:val="005F3B63"/>
    <w:rsid w:val="005F490E"/>
    <w:rsid w:val="005F6880"/>
    <w:rsid w:val="00601F6A"/>
    <w:rsid w:val="006029D4"/>
    <w:rsid w:val="00606927"/>
    <w:rsid w:val="00606967"/>
    <w:rsid w:val="00616FE4"/>
    <w:rsid w:val="00620C48"/>
    <w:rsid w:val="00622451"/>
    <w:rsid w:val="00622D77"/>
    <w:rsid w:val="00624FCE"/>
    <w:rsid w:val="00627F34"/>
    <w:rsid w:val="00632A19"/>
    <w:rsid w:val="0063344A"/>
    <w:rsid w:val="00633EE4"/>
    <w:rsid w:val="00636B18"/>
    <w:rsid w:val="00637CA1"/>
    <w:rsid w:val="00647CDD"/>
    <w:rsid w:val="00650A19"/>
    <w:rsid w:val="00652686"/>
    <w:rsid w:val="006528FE"/>
    <w:rsid w:val="00654A69"/>
    <w:rsid w:val="00655477"/>
    <w:rsid w:val="00656267"/>
    <w:rsid w:val="00661503"/>
    <w:rsid w:val="00662334"/>
    <w:rsid w:val="00662C19"/>
    <w:rsid w:val="0066305F"/>
    <w:rsid w:val="00665E94"/>
    <w:rsid w:val="0066617F"/>
    <w:rsid w:val="0067236B"/>
    <w:rsid w:val="00674A16"/>
    <w:rsid w:val="00680359"/>
    <w:rsid w:val="00684EAA"/>
    <w:rsid w:val="006868EA"/>
    <w:rsid w:val="00691CD9"/>
    <w:rsid w:val="00691E10"/>
    <w:rsid w:val="00692D80"/>
    <w:rsid w:val="006950F4"/>
    <w:rsid w:val="00696D0C"/>
    <w:rsid w:val="006A0481"/>
    <w:rsid w:val="006A4D40"/>
    <w:rsid w:val="006A5706"/>
    <w:rsid w:val="006A58B2"/>
    <w:rsid w:val="006A5CD4"/>
    <w:rsid w:val="006A601C"/>
    <w:rsid w:val="006B3F40"/>
    <w:rsid w:val="006B5235"/>
    <w:rsid w:val="006B55E5"/>
    <w:rsid w:val="006C1530"/>
    <w:rsid w:val="006C2D03"/>
    <w:rsid w:val="006C4B76"/>
    <w:rsid w:val="006C5D80"/>
    <w:rsid w:val="006C653F"/>
    <w:rsid w:val="006D4BA4"/>
    <w:rsid w:val="006D4EF3"/>
    <w:rsid w:val="006D7741"/>
    <w:rsid w:val="006E0F49"/>
    <w:rsid w:val="006F08CA"/>
    <w:rsid w:val="006F0BB7"/>
    <w:rsid w:val="006F0EA3"/>
    <w:rsid w:val="006F17A1"/>
    <w:rsid w:val="006F7DFC"/>
    <w:rsid w:val="00704AF2"/>
    <w:rsid w:val="0070776C"/>
    <w:rsid w:val="007079AF"/>
    <w:rsid w:val="00707D7F"/>
    <w:rsid w:val="00707F4D"/>
    <w:rsid w:val="00710E68"/>
    <w:rsid w:val="00714BA0"/>
    <w:rsid w:val="007232B0"/>
    <w:rsid w:val="00725B82"/>
    <w:rsid w:val="007269B6"/>
    <w:rsid w:val="00726E7A"/>
    <w:rsid w:val="0073294A"/>
    <w:rsid w:val="00732E52"/>
    <w:rsid w:val="00734A12"/>
    <w:rsid w:val="0073504F"/>
    <w:rsid w:val="00736607"/>
    <w:rsid w:val="00742851"/>
    <w:rsid w:val="007440ED"/>
    <w:rsid w:val="007476B0"/>
    <w:rsid w:val="00752801"/>
    <w:rsid w:val="00754A5D"/>
    <w:rsid w:val="00760725"/>
    <w:rsid w:val="00760D06"/>
    <w:rsid w:val="0076268A"/>
    <w:rsid w:val="00766AEF"/>
    <w:rsid w:val="00772C27"/>
    <w:rsid w:val="007740B9"/>
    <w:rsid w:val="00774C6F"/>
    <w:rsid w:val="00782A9E"/>
    <w:rsid w:val="007835FA"/>
    <w:rsid w:val="00785118"/>
    <w:rsid w:val="00785C47"/>
    <w:rsid w:val="00786BEB"/>
    <w:rsid w:val="0079138F"/>
    <w:rsid w:val="00792FF6"/>
    <w:rsid w:val="00793903"/>
    <w:rsid w:val="00795A34"/>
    <w:rsid w:val="00796BC3"/>
    <w:rsid w:val="00796F52"/>
    <w:rsid w:val="007A0131"/>
    <w:rsid w:val="007A3979"/>
    <w:rsid w:val="007A403E"/>
    <w:rsid w:val="007A507B"/>
    <w:rsid w:val="007A5AEC"/>
    <w:rsid w:val="007A5B64"/>
    <w:rsid w:val="007A6E70"/>
    <w:rsid w:val="007A75EA"/>
    <w:rsid w:val="007B011A"/>
    <w:rsid w:val="007B0D77"/>
    <w:rsid w:val="007B3EC9"/>
    <w:rsid w:val="007B3F81"/>
    <w:rsid w:val="007B467A"/>
    <w:rsid w:val="007B781A"/>
    <w:rsid w:val="007C0F03"/>
    <w:rsid w:val="007C5E35"/>
    <w:rsid w:val="007C77DD"/>
    <w:rsid w:val="007D09B6"/>
    <w:rsid w:val="007D1E01"/>
    <w:rsid w:val="007D2AF2"/>
    <w:rsid w:val="007D5C8E"/>
    <w:rsid w:val="007E2A5D"/>
    <w:rsid w:val="007E3EA6"/>
    <w:rsid w:val="007E51EA"/>
    <w:rsid w:val="007E5997"/>
    <w:rsid w:val="007F04AB"/>
    <w:rsid w:val="007F0A1C"/>
    <w:rsid w:val="007F1207"/>
    <w:rsid w:val="007F36B0"/>
    <w:rsid w:val="007F5F07"/>
    <w:rsid w:val="007F6A17"/>
    <w:rsid w:val="007F7BB4"/>
    <w:rsid w:val="008028BC"/>
    <w:rsid w:val="00803AE3"/>
    <w:rsid w:val="008042E1"/>
    <w:rsid w:val="00804D63"/>
    <w:rsid w:val="00806B9D"/>
    <w:rsid w:val="00807534"/>
    <w:rsid w:val="008112BA"/>
    <w:rsid w:val="00812777"/>
    <w:rsid w:val="00812A7D"/>
    <w:rsid w:val="008147E1"/>
    <w:rsid w:val="00821E4A"/>
    <w:rsid w:val="008230D7"/>
    <w:rsid w:val="008230FA"/>
    <w:rsid w:val="00823B7E"/>
    <w:rsid w:val="00827309"/>
    <w:rsid w:val="00831790"/>
    <w:rsid w:val="00832F30"/>
    <w:rsid w:val="008332F9"/>
    <w:rsid w:val="00835F67"/>
    <w:rsid w:val="008377EA"/>
    <w:rsid w:val="0084129E"/>
    <w:rsid w:val="00843390"/>
    <w:rsid w:val="00844F3E"/>
    <w:rsid w:val="00846373"/>
    <w:rsid w:val="00846ECB"/>
    <w:rsid w:val="008568AE"/>
    <w:rsid w:val="00860590"/>
    <w:rsid w:val="00861316"/>
    <w:rsid w:val="008614E8"/>
    <w:rsid w:val="00861F77"/>
    <w:rsid w:val="00867682"/>
    <w:rsid w:val="00867EDF"/>
    <w:rsid w:val="008702A5"/>
    <w:rsid w:val="008719CA"/>
    <w:rsid w:val="00871C48"/>
    <w:rsid w:val="008734D7"/>
    <w:rsid w:val="008738A4"/>
    <w:rsid w:val="00874F2F"/>
    <w:rsid w:val="00875F0D"/>
    <w:rsid w:val="00877414"/>
    <w:rsid w:val="008825E7"/>
    <w:rsid w:val="00885EFC"/>
    <w:rsid w:val="008860BD"/>
    <w:rsid w:val="00891C7A"/>
    <w:rsid w:val="00891FC3"/>
    <w:rsid w:val="00893120"/>
    <w:rsid w:val="008A03B7"/>
    <w:rsid w:val="008A0F8F"/>
    <w:rsid w:val="008A242F"/>
    <w:rsid w:val="008A2EAC"/>
    <w:rsid w:val="008B1C40"/>
    <w:rsid w:val="008B4CD6"/>
    <w:rsid w:val="008B5252"/>
    <w:rsid w:val="008C1A2C"/>
    <w:rsid w:val="008C2197"/>
    <w:rsid w:val="008C3493"/>
    <w:rsid w:val="008C43BE"/>
    <w:rsid w:val="008C4F29"/>
    <w:rsid w:val="008C52CF"/>
    <w:rsid w:val="008D11A6"/>
    <w:rsid w:val="008D1F7B"/>
    <w:rsid w:val="008D294A"/>
    <w:rsid w:val="008D2D64"/>
    <w:rsid w:val="008D6279"/>
    <w:rsid w:val="008D728E"/>
    <w:rsid w:val="008E21BE"/>
    <w:rsid w:val="008E23FB"/>
    <w:rsid w:val="008E665F"/>
    <w:rsid w:val="008F2C37"/>
    <w:rsid w:val="008F4642"/>
    <w:rsid w:val="008F60D3"/>
    <w:rsid w:val="008F6DE9"/>
    <w:rsid w:val="008F7455"/>
    <w:rsid w:val="00901A79"/>
    <w:rsid w:val="00902E07"/>
    <w:rsid w:val="00904F79"/>
    <w:rsid w:val="00911267"/>
    <w:rsid w:val="00913097"/>
    <w:rsid w:val="00913B1B"/>
    <w:rsid w:val="00914C49"/>
    <w:rsid w:val="00921154"/>
    <w:rsid w:val="009220A2"/>
    <w:rsid w:val="00925197"/>
    <w:rsid w:val="00925ED9"/>
    <w:rsid w:val="00927861"/>
    <w:rsid w:val="009321EC"/>
    <w:rsid w:val="0093362E"/>
    <w:rsid w:val="00935720"/>
    <w:rsid w:val="0094148C"/>
    <w:rsid w:val="009435C7"/>
    <w:rsid w:val="00946171"/>
    <w:rsid w:val="00947783"/>
    <w:rsid w:val="0095260E"/>
    <w:rsid w:val="00954BE3"/>
    <w:rsid w:val="00954FE8"/>
    <w:rsid w:val="009726E0"/>
    <w:rsid w:val="00973A1E"/>
    <w:rsid w:val="00974094"/>
    <w:rsid w:val="009776DC"/>
    <w:rsid w:val="00983EDB"/>
    <w:rsid w:val="00990822"/>
    <w:rsid w:val="00993B5B"/>
    <w:rsid w:val="0099430E"/>
    <w:rsid w:val="009950BD"/>
    <w:rsid w:val="0099610D"/>
    <w:rsid w:val="009A67DB"/>
    <w:rsid w:val="009C0133"/>
    <w:rsid w:val="009C07A8"/>
    <w:rsid w:val="009C1948"/>
    <w:rsid w:val="009C2E61"/>
    <w:rsid w:val="009C4A31"/>
    <w:rsid w:val="009D3866"/>
    <w:rsid w:val="009D3FAA"/>
    <w:rsid w:val="009D5955"/>
    <w:rsid w:val="009D6F64"/>
    <w:rsid w:val="009E00C2"/>
    <w:rsid w:val="009E305D"/>
    <w:rsid w:val="009E58A2"/>
    <w:rsid w:val="009E5A5E"/>
    <w:rsid w:val="009F23FE"/>
    <w:rsid w:val="009F2C84"/>
    <w:rsid w:val="009F6FD2"/>
    <w:rsid w:val="009F78D3"/>
    <w:rsid w:val="00A0245A"/>
    <w:rsid w:val="00A052AC"/>
    <w:rsid w:val="00A0561C"/>
    <w:rsid w:val="00A15750"/>
    <w:rsid w:val="00A21025"/>
    <w:rsid w:val="00A24621"/>
    <w:rsid w:val="00A269EA"/>
    <w:rsid w:val="00A26B39"/>
    <w:rsid w:val="00A2701E"/>
    <w:rsid w:val="00A3028C"/>
    <w:rsid w:val="00A315B4"/>
    <w:rsid w:val="00A317E3"/>
    <w:rsid w:val="00A32A9F"/>
    <w:rsid w:val="00A34DAC"/>
    <w:rsid w:val="00A36746"/>
    <w:rsid w:val="00A376A4"/>
    <w:rsid w:val="00A376D6"/>
    <w:rsid w:val="00A43ED9"/>
    <w:rsid w:val="00A45CE5"/>
    <w:rsid w:val="00A45D0C"/>
    <w:rsid w:val="00A4732A"/>
    <w:rsid w:val="00A47C28"/>
    <w:rsid w:val="00A550AB"/>
    <w:rsid w:val="00A57D26"/>
    <w:rsid w:val="00A64BA4"/>
    <w:rsid w:val="00A66418"/>
    <w:rsid w:val="00A668D8"/>
    <w:rsid w:val="00A7166B"/>
    <w:rsid w:val="00A72DEB"/>
    <w:rsid w:val="00A73DE0"/>
    <w:rsid w:val="00A80055"/>
    <w:rsid w:val="00A816B8"/>
    <w:rsid w:val="00A83BA0"/>
    <w:rsid w:val="00A84F18"/>
    <w:rsid w:val="00A85045"/>
    <w:rsid w:val="00A863DF"/>
    <w:rsid w:val="00A86E37"/>
    <w:rsid w:val="00A90F26"/>
    <w:rsid w:val="00A92096"/>
    <w:rsid w:val="00A95738"/>
    <w:rsid w:val="00A95F6D"/>
    <w:rsid w:val="00A96DA5"/>
    <w:rsid w:val="00A97B7D"/>
    <w:rsid w:val="00AA11AE"/>
    <w:rsid w:val="00AA1294"/>
    <w:rsid w:val="00AA2252"/>
    <w:rsid w:val="00AA4825"/>
    <w:rsid w:val="00AA6414"/>
    <w:rsid w:val="00AB29B6"/>
    <w:rsid w:val="00AB2D6E"/>
    <w:rsid w:val="00AB33E1"/>
    <w:rsid w:val="00AB48EC"/>
    <w:rsid w:val="00AB77C0"/>
    <w:rsid w:val="00AC4214"/>
    <w:rsid w:val="00AC48A8"/>
    <w:rsid w:val="00AC4E0C"/>
    <w:rsid w:val="00AC6E70"/>
    <w:rsid w:val="00AC7F01"/>
    <w:rsid w:val="00AD0D95"/>
    <w:rsid w:val="00AD1646"/>
    <w:rsid w:val="00AD7AB4"/>
    <w:rsid w:val="00AE3181"/>
    <w:rsid w:val="00AE467A"/>
    <w:rsid w:val="00AE755A"/>
    <w:rsid w:val="00AF038B"/>
    <w:rsid w:val="00AF172B"/>
    <w:rsid w:val="00AF2351"/>
    <w:rsid w:val="00AF3ABB"/>
    <w:rsid w:val="00AF78FA"/>
    <w:rsid w:val="00AF79D5"/>
    <w:rsid w:val="00B03149"/>
    <w:rsid w:val="00B05733"/>
    <w:rsid w:val="00B067E0"/>
    <w:rsid w:val="00B075A6"/>
    <w:rsid w:val="00B076C2"/>
    <w:rsid w:val="00B078F6"/>
    <w:rsid w:val="00B12D69"/>
    <w:rsid w:val="00B249C0"/>
    <w:rsid w:val="00B24AE0"/>
    <w:rsid w:val="00B24BE2"/>
    <w:rsid w:val="00B26045"/>
    <w:rsid w:val="00B376F9"/>
    <w:rsid w:val="00B44C55"/>
    <w:rsid w:val="00B44E87"/>
    <w:rsid w:val="00B46A95"/>
    <w:rsid w:val="00B46B56"/>
    <w:rsid w:val="00B47671"/>
    <w:rsid w:val="00B5114C"/>
    <w:rsid w:val="00B5123C"/>
    <w:rsid w:val="00B51F90"/>
    <w:rsid w:val="00B537A8"/>
    <w:rsid w:val="00B544C2"/>
    <w:rsid w:val="00B55513"/>
    <w:rsid w:val="00B5566F"/>
    <w:rsid w:val="00B571B1"/>
    <w:rsid w:val="00B60042"/>
    <w:rsid w:val="00B608BC"/>
    <w:rsid w:val="00B630A6"/>
    <w:rsid w:val="00B6526E"/>
    <w:rsid w:val="00B65985"/>
    <w:rsid w:val="00B70CC4"/>
    <w:rsid w:val="00B71990"/>
    <w:rsid w:val="00B736AA"/>
    <w:rsid w:val="00B73F17"/>
    <w:rsid w:val="00B77713"/>
    <w:rsid w:val="00B77BC1"/>
    <w:rsid w:val="00B847A5"/>
    <w:rsid w:val="00B85A4B"/>
    <w:rsid w:val="00B86B0F"/>
    <w:rsid w:val="00B86BAC"/>
    <w:rsid w:val="00B87115"/>
    <w:rsid w:val="00B916A1"/>
    <w:rsid w:val="00B9727A"/>
    <w:rsid w:val="00B97D3A"/>
    <w:rsid w:val="00BB02DE"/>
    <w:rsid w:val="00BB0A28"/>
    <w:rsid w:val="00BB371A"/>
    <w:rsid w:val="00BB59D3"/>
    <w:rsid w:val="00BB6A62"/>
    <w:rsid w:val="00BB6FE9"/>
    <w:rsid w:val="00BC05BE"/>
    <w:rsid w:val="00BC37F9"/>
    <w:rsid w:val="00BD5E06"/>
    <w:rsid w:val="00BD7B25"/>
    <w:rsid w:val="00BE0A32"/>
    <w:rsid w:val="00BE0B91"/>
    <w:rsid w:val="00BE1AFF"/>
    <w:rsid w:val="00BE1CEB"/>
    <w:rsid w:val="00BE2FE5"/>
    <w:rsid w:val="00BE48C9"/>
    <w:rsid w:val="00BE4A13"/>
    <w:rsid w:val="00BF74E9"/>
    <w:rsid w:val="00BF7929"/>
    <w:rsid w:val="00C005F0"/>
    <w:rsid w:val="00C050F8"/>
    <w:rsid w:val="00C05569"/>
    <w:rsid w:val="00C108CE"/>
    <w:rsid w:val="00C119E2"/>
    <w:rsid w:val="00C16A23"/>
    <w:rsid w:val="00C21C0C"/>
    <w:rsid w:val="00C2357A"/>
    <w:rsid w:val="00C23663"/>
    <w:rsid w:val="00C23A80"/>
    <w:rsid w:val="00C23ADD"/>
    <w:rsid w:val="00C247CB"/>
    <w:rsid w:val="00C31A90"/>
    <w:rsid w:val="00C32AED"/>
    <w:rsid w:val="00C32D18"/>
    <w:rsid w:val="00C3509F"/>
    <w:rsid w:val="00C356B3"/>
    <w:rsid w:val="00C360BD"/>
    <w:rsid w:val="00C37C86"/>
    <w:rsid w:val="00C40C9F"/>
    <w:rsid w:val="00C476E1"/>
    <w:rsid w:val="00C52A57"/>
    <w:rsid w:val="00C52E77"/>
    <w:rsid w:val="00C566B3"/>
    <w:rsid w:val="00C62E6E"/>
    <w:rsid w:val="00C65249"/>
    <w:rsid w:val="00C67B32"/>
    <w:rsid w:val="00C72007"/>
    <w:rsid w:val="00C7442B"/>
    <w:rsid w:val="00C75C83"/>
    <w:rsid w:val="00C8301F"/>
    <w:rsid w:val="00C837BA"/>
    <w:rsid w:val="00C83D13"/>
    <w:rsid w:val="00C840A0"/>
    <w:rsid w:val="00C855B8"/>
    <w:rsid w:val="00C858E2"/>
    <w:rsid w:val="00C8636C"/>
    <w:rsid w:val="00C87254"/>
    <w:rsid w:val="00C9043D"/>
    <w:rsid w:val="00C90828"/>
    <w:rsid w:val="00C92F5D"/>
    <w:rsid w:val="00C95346"/>
    <w:rsid w:val="00CA19D6"/>
    <w:rsid w:val="00CA3B23"/>
    <w:rsid w:val="00CA5D52"/>
    <w:rsid w:val="00CA62F6"/>
    <w:rsid w:val="00CA7257"/>
    <w:rsid w:val="00CA7B83"/>
    <w:rsid w:val="00CB0C1D"/>
    <w:rsid w:val="00CB127A"/>
    <w:rsid w:val="00CB3342"/>
    <w:rsid w:val="00CB3DB1"/>
    <w:rsid w:val="00CB66EF"/>
    <w:rsid w:val="00CC0AFC"/>
    <w:rsid w:val="00CC5AA2"/>
    <w:rsid w:val="00CC659A"/>
    <w:rsid w:val="00CC6B08"/>
    <w:rsid w:val="00CC721A"/>
    <w:rsid w:val="00CD05F8"/>
    <w:rsid w:val="00CD0963"/>
    <w:rsid w:val="00CD1ACE"/>
    <w:rsid w:val="00CD4310"/>
    <w:rsid w:val="00CD5C71"/>
    <w:rsid w:val="00CD7F59"/>
    <w:rsid w:val="00CE3D42"/>
    <w:rsid w:val="00CE53E6"/>
    <w:rsid w:val="00CE662B"/>
    <w:rsid w:val="00CE66B6"/>
    <w:rsid w:val="00CE730C"/>
    <w:rsid w:val="00CF03DC"/>
    <w:rsid w:val="00CF1691"/>
    <w:rsid w:val="00CF2F7F"/>
    <w:rsid w:val="00CF539A"/>
    <w:rsid w:val="00CF55A1"/>
    <w:rsid w:val="00CF6131"/>
    <w:rsid w:val="00D043E0"/>
    <w:rsid w:val="00D06EAA"/>
    <w:rsid w:val="00D0791C"/>
    <w:rsid w:val="00D1313B"/>
    <w:rsid w:val="00D165E5"/>
    <w:rsid w:val="00D24A72"/>
    <w:rsid w:val="00D27196"/>
    <w:rsid w:val="00D27DD7"/>
    <w:rsid w:val="00D3474F"/>
    <w:rsid w:val="00D36395"/>
    <w:rsid w:val="00D36733"/>
    <w:rsid w:val="00D367AE"/>
    <w:rsid w:val="00D436A9"/>
    <w:rsid w:val="00D471B5"/>
    <w:rsid w:val="00D50365"/>
    <w:rsid w:val="00D512BD"/>
    <w:rsid w:val="00D51CA4"/>
    <w:rsid w:val="00D53938"/>
    <w:rsid w:val="00D571DB"/>
    <w:rsid w:val="00D60211"/>
    <w:rsid w:val="00D60E07"/>
    <w:rsid w:val="00D612DA"/>
    <w:rsid w:val="00D61D17"/>
    <w:rsid w:val="00D6774D"/>
    <w:rsid w:val="00D72D3E"/>
    <w:rsid w:val="00D73C6E"/>
    <w:rsid w:val="00D7472A"/>
    <w:rsid w:val="00D75191"/>
    <w:rsid w:val="00D80929"/>
    <w:rsid w:val="00D827FB"/>
    <w:rsid w:val="00D85254"/>
    <w:rsid w:val="00D863BE"/>
    <w:rsid w:val="00D879BA"/>
    <w:rsid w:val="00D929E2"/>
    <w:rsid w:val="00D92FCF"/>
    <w:rsid w:val="00D94104"/>
    <w:rsid w:val="00DA174F"/>
    <w:rsid w:val="00DA37DE"/>
    <w:rsid w:val="00DB788B"/>
    <w:rsid w:val="00DC010E"/>
    <w:rsid w:val="00DC4FFC"/>
    <w:rsid w:val="00DC5D13"/>
    <w:rsid w:val="00DC5D70"/>
    <w:rsid w:val="00DD05DA"/>
    <w:rsid w:val="00DD4A40"/>
    <w:rsid w:val="00DD4BE6"/>
    <w:rsid w:val="00DD51CA"/>
    <w:rsid w:val="00DE79F7"/>
    <w:rsid w:val="00DE7B41"/>
    <w:rsid w:val="00DF0B4A"/>
    <w:rsid w:val="00DF45EA"/>
    <w:rsid w:val="00DF465B"/>
    <w:rsid w:val="00DF4940"/>
    <w:rsid w:val="00DF5B28"/>
    <w:rsid w:val="00DF6BE4"/>
    <w:rsid w:val="00E03440"/>
    <w:rsid w:val="00E075CE"/>
    <w:rsid w:val="00E12F04"/>
    <w:rsid w:val="00E157BC"/>
    <w:rsid w:val="00E163B3"/>
    <w:rsid w:val="00E20542"/>
    <w:rsid w:val="00E24393"/>
    <w:rsid w:val="00E27601"/>
    <w:rsid w:val="00E30B81"/>
    <w:rsid w:val="00E31419"/>
    <w:rsid w:val="00E33B1D"/>
    <w:rsid w:val="00E35CB2"/>
    <w:rsid w:val="00E40CF6"/>
    <w:rsid w:val="00E414EC"/>
    <w:rsid w:val="00E428E2"/>
    <w:rsid w:val="00E444B6"/>
    <w:rsid w:val="00E44B2E"/>
    <w:rsid w:val="00E50544"/>
    <w:rsid w:val="00E50E4A"/>
    <w:rsid w:val="00E52072"/>
    <w:rsid w:val="00E61967"/>
    <w:rsid w:val="00E650D0"/>
    <w:rsid w:val="00E6799F"/>
    <w:rsid w:val="00E71CD6"/>
    <w:rsid w:val="00E7550E"/>
    <w:rsid w:val="00E758A7"/>
    <w:rsid w:val="00E75C8C"/>
    <w:rsid w:val="00E76F24"/>
    <w:rsid w:val="00E848B4"/>
    <w:rsid w:val="00E86620"/>
    <w:rsid w:val="00E86BDA"/>
    <w:rsid w:val="00E875A0"/>
    <w:rsid w:val="00E91F5F"/>
    <w:rsid w:val="00E94531"/>
    <w:rsid w:val="00E97095"/>
    <w:rsid w:val="00EA22A1"/>
    <w:rsid w:val="00EA5194"/>
    <w:rsid w:val="00EA69DD"/>
    <w:rsid w:val="00EA76CB"/>
    <w:rsid w:val="00EB12DD"/>
    <w:rsid w:val="00EB153E"/>
    <w:rsid w:val="00EB1C53"/>
    <w:rsid w:val="00EB1F94"/>
    <w:rsid w:val="00EB22F3"/>
    <w:rsid w:val="00EB57EB"/>
    <w:rsid w:val="00EC2F09"/>
    <w:rsid w:val="00EC3607"/>
    <w:rsid w:val="00ED1176"/>
    <w:rsid w:val="00ED2859"/>
    <w:rsid w:val="00ED47EC"/>
    <w:rsid w:val="00ED4F0E"/>
    <w:rsid w:val="00ED4F8F"/>
    <w:rsid w:val="00ED50CF"/>
    <w:rsid w:val="00ED5B2F"/>
    <w:rsid w:val="00EE260B"/>
    <w:rsid w:val="00EE598E"/>
    <w:rsid w:val="00EE783E"/>
    <w:rsid w:val="00EE7C05"/>
    <w:rsid w:val="00EF3633"/>
    <w:rsid w:val="00EF6AFD"/>
    <w:rsid w:val="00F04DA1"/>
    <w:rsid w:val="00F1152F"/>
    <w:rsid w:val="00F115D8"/>
    <w:rsid w:val="00F121DF"/>
    <w:rsid w:val="00F13666"/>
    <w:rsid w:val="00F16878"/>
    <w:rsid w:val="00F1719A"/>
    <w:rsid w:val="00F207B3"/>
    <w:rsid w:val="00F212F4"/>
    <w:rsid w:val="00F246B4"/>
    <w:rsid w:val="00F255B5"/>
    <w:rsid w:val="00F25E39"/>
    <w:rsid w:val="00F27C0D"/>
    <w:rsid w:val="00F3532A"/>
    <w:rsid w:val="00F43096"/>
    <w:rsid w:val="00F431B0"/>
    <w:rsid w:val="00F4633C"/>
    <w:rsid w:val="00F46669"/>
    <w:rsid w:val="00F4687F"/>
    <w:rsid w:val="00F5296E"/>
    <w:rsid w:val="00F5486B"/>
    <w:rsid w:val="00F56260"/>
    <w:rsid w:val="00F62BC4"/>
    <w:rsid w:val="00F65674"/>
    <w:rsid w:val="00F658E0"/>
    <w:rsid w:val="00F76E54"/>
    <w:rsid w:val="00F77170"/>
    <w:rsid w:val="00F77694"/>
    <w:rsid w:val="00F81783"/>
    <w:rsid w:val="00F82507"/>
    <w:rsid w:val="00F83831"/>
    <w:rsid w:val="00F859B7"/>
    <w:rsid w:val="00F86F58"/>
    <w:rsid w:val="00F877B4"/>
    <w:rsid w:val="00F914ED"/>
    <w:rsid w:val="00F93827"/>
    <w:rsid w:val="00FA159B"/>
    <w:rsid w:val="00FA2509"/>
    <w:rsid w:val="00FA3195"/>
    <w:rsid w:val="00FA3D8F"/>
    <w:rsid w:val="00FA5C01"/>
    <w:rsid w:val="00FA6DD3"/>
    <w:rsid w:val="00FB0522"/>
    <w:rsid w:val="00FB0924"/>
    <w:rsid w:val="00FB0B8A"/>
    <w:rsid w:val="00FB28E5"/>
    <w:rsid w:val="00FB2D67"/>
    <w:rsid w:val="00FB3109"/>
    <w:rsid w:val="00FB3DBC"/>
    <w:rsid w:val="00FB7A39"/>
    <w:rsid w:val="00FC1C44"/>
    <w:rsid w:val="00FC4D39"/>
    <w:rsid w:val="00FC6BAC"/>
    <w:rsid w:val="00FC7E09"/>
    <w:rsid w:val="00FC7FEF"/>
    <w:rsid w:val="00FD57A8"/>
    <w:rsid w:val="00FD5D73"/>
    <w:rsid w:val="00FD7003"/>
    <w:rsid w:val="00FE21AF"/>
    <w:rsid w:val="00FF17DA"/>
    <w:rsid w:val="00FF636B"/>
    <w:rsid w:val="00FF6D89"/>
    <w:rsid w:val="00FF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3D46B"/>
  <w15:chartTrackingRefBased/>
  <w15:docId w15:val="{3B349A93-0284-4229-A4FA-04B551C9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3B7E"/>
    <w:rPr>
      <w:sz w:val="24"/>
      <w:szCs w:val="24"/>
    </w:rPr>
  </w:style>
  <w:style w:type="paragraph" w:styleId="Heading1">
    <w:name w:val="heading 1"/>
    <w:basedOn w:val="Normal"/>
    <w:next w:val="Heading4"/>
    <w:link w:val="Heading1Char"/>
    <w:qFormat/>
    <w:rsid w:val="00524CDD"/>
    <w:pPr>
      <w:spacing w:after="240"/>
      <w:outlineLvl w:val="0"/>
    </w:pPr>
    <w:rPr>
      <w:rFonts w:ascii="Arial" w:hAnsi="Arial" w:cs="Arial"/>
      <w:b/>
      <w:color w:val="FF9900"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F74E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37CA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24CD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524CDD"/>
    <w:rPr>
      <w:color w:val="0000FF"/>
      <w:u w:val="single"/>
    </w:rPr>
  </w:style>
  <w:style w:type="table" w:styleId="TableWeb1">
    <w:name w:val="Table Web 1"/>
    <w:basedOn w:val="TableNormal"/>
    <w:rsid w:val="00637C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37C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3Char">
    <w:name w:val="Heading 3 Char"/>
    <w:link w:val="Heading3"/>
    <w:rsid w:val="00637CA1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1Char">
    <w:name w:val="Heading 1 Char"/>
    <w:link w:val="Heading1"/>
    <w:rsid w:val="00637CA1"/>
    <w:rPr>
      <w:rFonts w:ascii="Arial" w:hAnsi="Arial" w:cs="Arial"/>
      <w:b/>
      <w:color w:val="FF9900"/>
      <w:sz w:val="32"/>
      <w:lang w:val="en-US" w:eastAsia="en-US" w:bidi="ar-SA"/>
    </w:rPr>
  </w:style>
  <w:style w:type="character" w:styleId="FollowedHyperlink">
    <w:name w:val="FollowedHyperlink"/>
    <w:rsid w:val="00637CA1"/>
    <w:rPr>
      <w:color w:val="800080"/>
      <w:u w:val="single"/>
    </w:rPr>
  </w:style>
  <w:style w:type="table" w:styleId="TableGrid">
    <w:name w:val="Table Grid"/>
    <w:basedOn w:val="TableNormal"/>
    <w:rsid w:val="00637C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0B3C4C"/>
    <w:rPr>
      <w:b/>
      <w:bCs/>
    </w:rPr>
  </w:style>
  <w:style w:type="paragraph" w:styleId="Header">
    <w:name w:val="header"/>
    <w:basedOn w:val="Normal"/>
    <w:link w:val="HeaderChar"/>
    <w:uiPriority w:val="99"/>
    <w:rsid w:val="00FC1C44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rsid w:val="00FC1C44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BD7B25"/>
    <w:rPr>
      <w:rFonts w:ascii="Arial" w:hAnsi="Arial" w:cs="Arial"/>
      <w:color w:val="FF0000"/>
      <w:sz w:val="20"/>
      <w:szCs w:val="20"/>
    </w:rPr>
  </w:style>
  <w:style w:type="paragraph" w:styleId="BodyTextIndent">
    <w:name w:val="Body Text Indent"/>
    <w:basedOn w:val="Normal"/>
    <w:rsid w:val="008614E8"/>
    <w:pPr>
      <w:spacing w:after="120"/>
      <w:ind w:left="360"/>
    </w:pPr>
  </w:style>
  <w:style w:type="paragraph" w:styleId="List">
    <w:name w:val="List"/>
    <w:basedOn w:val="Normal"/>
    <w:rsid w:val="008614E8"/>
    <w:pPr>
      <w:ind w:left="360" w:hanging="360"/>
    </w:pPr>
    <w:rPr>
      <w:rFonts w:ascii="Arial" w:hAnsi="Arial"/>
      <w:szCs w:val="20"/>
    </w:rPr>
  </w:style>
  <w:style w:type="paragraph" w:styleId="BodyTextIndent2">
    <w:name w:val="Body Text Indent 2"/>
    <w:basedOn w:val="Normal"/>
    <w:rsid w:val="00E50E4A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9F78D3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pagetitle">
    <w:name w:val="pagetitle"/>
    <w:basedOn w:val="Normal"/>
    <w:rsid w:val="000F0D1B"/>
    <w:pPr>
      <w:spacing w:before="100" w:beforeAutospacing="1" w:after="100" w:afterAutospacing="1"/>
      <w:jc w:val="center"/>
    </w:pPr>
    <w:rPr>
      <w:color w:val="000080"/>
      <w:sz w:val="30"/>
      <w:szCs w:val="30"/>
    </w:rPr>
  </w:style>
  <w:style w:type="paragraph" w:styleId="Signature">
    <w:name w:val="Signature"/>
    <w:basedOn w:val="Normal"/>
    <w:rsid w:val="000F0D1B"/>
    <w:pPr>
      <w:ind w:left="4320"/>
    </w:pPr>
    <w:rPr>
      <w:sz w:val="20"/>
      <w:szCs w:val="20"/>
    </w:rPr>
  </w:style>
  <w:style w:type="paragraph" w:styleId="BlockText">
    <w:name w:val="Block Text"/>
    <w:basedOn w:val="Normal"/>
    <w:rsid w:val="000F0D1B"/>
    <w:pPr>
      <w:ind w:left="-1080" w:right="720"/>
    </w:pPr>
    <w:rPr>
      <w:rFonts w:ascii="PCS Corporate" w:hAnsi="PCS Corporate"/>
      <w:sz w:val="22"/>
      <w:szCs w:val="20"/>
    </w:rPr>
  </w:style>
  <w:style w:type="paragraph" w:styleId="Title">
    <w:name w:val="Title"/>
    <w:basedOn w:val="Normal"/>
    <w:qFormat/>
    <w:rsid w:val="00255C6B"/>
    <w:pPr>
      <w:autoSpaceDE w:val="0"/>
      <w:autoSpaceDN w:val="0"/>
      <w:adjustRightInd w:val="0"/>
      <w:jc w:val="center"/>
    </w:pPr>
    <w:rPr>
      <w:rFonts w:ascii="Helvetica-Bold" w:hAnsi="Helvetica-Bold"/>
      <w:b/>
      <w:bCs/>
      <w:color w:val="000000"/>
      <w:sz w:val="36"/>
      <w:u w:val="single"/>
    </w:rPr>
  </w:style>
  <w:style w:type="paragraph" w:customStyle="1" w:styleId="Default">
    <w:name w:val="Default"/>
    <w:rsid w:val="00255C6B"/>
    <w:pPr>
      <w:autoSpaceDE w:val="0"/>
      <w:autoSpaceDN w:val="0"/>
      <w:adjustRightInd w:val="0"/>
    </w:pPr>
    <w:rPr>
      <w:rFonts w:ascii="MNCRA E+ Times" w:hAnsi="MNCRA E+ Times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255C6B"/>
    <w:pPr>
      <w:spacing w:before="100" w:beforeAutospacing="1" w:after="100" w:afterAutospacing="1"/>
    </w:pPr>
  </w:style>
  <w:style w:type="paragraph" w:customStyle="1" w:styleId="Dotbullet">
    <w:name w:val="Dot bullet"/>
    <w:basedOn w:val="Normal"/>
    <w:rsid w:val="00725B82"/>
    <w:pPr>
      <w:widowControl w:val="0"/>
      <w:numPr>
        <w:numId w:val="1"/>
      </w:numPr>
      <w:tabs>
        <w:tab w:val="clear" w:pos="360"/>
        <w:tab w:val="num" w:pos="720"/>
      </w:tabs>
      <w:ind w:left="720"/>
    </w:pPr>
    <w:rPr>
      <w:rFonts w:ascii="Verdana" w:hAnsi="Verdana"/>
      <w:snapToGrid w:val="0"/>
      <w:szCs w:val="20"/>
    </w:rPr>
  </w:style>
  <w:style w:type="character" w:customStyle="1" w:styleId="Heading2Char">
    <w:name w:val="Heading 2 Char"/>
    <w:link w:val="Heading2"/>
    <w:locked/>
    <w:rsid w:val="00AD7AB4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character" w:styleId="PageNumber">
    <w:name w:val="page number"/>
    <w:basedOn w:val="DefaultParagraphFont"/>
    <w:rsid w:val="00C32D18"/>
  </w:style>
  <w:style w:type="character" w:customStyle="1" w:styleId="HeaderChar">
    <w:name w:val="Header Char"/>
    <w:link w:val="Header"/>
    <w:uiPriority w:val="99"/>
    <w:locked/>
    <w:rsid w:val="00D51CA4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F43096"/>
    <w:pPr>
      <w:tabs>
        <w:tab w:val="right" w:leader="dot" w:pos="12950"/>
      </w:tabs>
    </w:pPr>
    <w:rPr>
      <w:rFonts w:ascii="Verdana" w:hAnsi="Verdana"/>
    </w:rPr>
  </w:style>
  <w:style w:type="paragraph" w:styleId="TOC2">
    <w:name w:val="toc 2"/>
    <w:basedOn w:val="Normal"/>
    <w:next w:val="Normal"/>
    <w:autoRedefine/>
    <w:uiPriority w:val="39"/>
    <w:rsid w:val="00AD0D95"/>
    <w:pPr>
      <w:tabs>
        <w:tab w:val="right" w:leader="dot" w:pos="12950"/>
      </w:tabs>
    </w:pPr>
  </w:style>
  <w:style w:type="paragraph" w:styleId="BalloonText">
    <w:name w:val="Balloon Text"/>
    <w:basedOn w:val="Normal"/>
    <w:link w:val="BalloonTextChar"/>
    <w:rsid w:val="0035190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519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46669"/>
    <w:pPr>
      <w:ind w:left="720"/>
    </w:pPr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nhideWhenUsed/>
    <w:rsid w:val="00581D3F"/>
    <w:pPr>
      <w:spacing w:after="200"/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581D3F"/>
    <w:rPr>
      <w:rFonts w:ascii="Calibri" w:eastAsia="Calibri" w:hAnsi="Calibri" w:cs="Times New Roman"/>
    </w:rPr>
  </w:style>
  <w:style w:type="character" w:styleId="CommentReference">
    <w:name w:val="annotation reference"/>
    <w:unhideWhenUsed/>
    <w:rsid w:val="00581D3F"/>
    <w:rPr>
      <w:sz w:val="16"/>
      <w:szCs w:val="16"/>
    </w:rPr>
  </w:style>
  <w:style w:type="paragraph" w:styleId="Revision">
    <w:name w:val="Revision"/>
    <w:hidden/>
    <w:uiPriority w:val="99"/>
    <w:semiHidden/>
    <w:rsid w:val="004D76B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4B6419"/>
    <w:pPr>
      <w:spacing w:after="0"/>
    </w:pPr>
    <w:rPr>
      <w:rFonts w:ascii="Times New Roman" w:eastAsia="Times New Roman" w:hAnsi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4B6419"/>
    <w:rPr>
      <w:rFonts w:ascii="Calibri" w:eastAsia="Calibri" w:hAnsi="Calibri" w:cs="Times New Roman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E4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18405">
                  <w:marLeft w:val="24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7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189">
              <w:marLeft w:val="2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thesource.cvshealth.com/nuxeo/thesource/" TargetMode="External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hesource.cvshealth.com/nuxeo/thesource/" TargetMode="External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hesource.cvshealth.com/nuxeo/thesource/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source.cvshealth.com/nuxeo/thesource/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thesource.cvshealth.com/nuxeo/thesource/" TargetMode="External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policy.corp.cvscaremark.com/pnp/faces/DocRenderer?documentId=PAR-001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hesource.cvshealth.com/nuxeo/thesource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m1zeup\Application%20Data\Microsoft\Templates\Work%20Instruc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17AFE1BF42FA4D844AC5DD93DFE5E4" ma:contentTypeVersion="10" ma:contentTypeDescription="Create a new document." ma:contentTypeScope="" ma:versionID="700443569121064e36996cf879f4fcb8">
  <xsd:schema xmlns:xsd="http://www.w3.org/2001/XMLSchema" xmlns:xs="http://www.w3.org/2001/XMLSchema" xmlns:p="http://schemas.microsoft.com/office/2006/metadata/properties" xmlns:ns2="30fd2334-a006-4c88-98fd-47116c0408f1" xmlns:ns3="031c81c2-3f8e-4310-9fe0-04cb0cb6cad2" targetNamespace="http://schemas.microsoft.com/office/2006/metadata/properties" ma:root="true" ma:fieldsID="2ae2fc442d201edd90d01e4009683fe1" ns2:_="" ns3:_="">
    <xsd:import namespace="30fd2334-a006-4c88-98fd-47116c0408f1"/>
    <xsd:import namespace="031c81c2-3f8e-4310-9fe0-04cb0cb6c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d2334-a006-4c88-98fd-47116c0408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73e5d3-86f4-436a-b35a-a9b626cf6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81c2-3f8e-4310-9fe0-04cb0cb6ca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ccd7600-25d3-4baf-ae7b-de4b22a60dc2}" ma:internalName="TaxCatchAll" ma:showField="CatchAllData" ma:web="031c81c2-3f8e-4310-9fe0-04cb0cb6c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fd2334-a006-4c88-98fd-47116c0408f1">
      <Terms xmlns="http://schemas.microsoft.com/office/infopath/2007/PartnerControls"/>
    </lcf76f155ced4ddcb4097134ff3c332f>
    <TaxCatchAll xmlns="031c81c2-3f8e-4310-9fe0-04cb0cb6cad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986E5A-43B5-4B93-B5A1-11C56852E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fd2334-a006-4c88-98fd-47116c0408f1"/>
    <ds:schemaRef ds:uri="031c81c2-3f8e-4310-9fe0-04cb0cb6c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6D0BB-C19B-4099-8C09-355C7FFA0D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CCE1FE-9F4F-4BF3-9944-6A422BB2EC8B}">
  <ds:schemaRefs>
    <ds:schemaRef ds:uri="http://schemas.microsoft.com/office/2006/metadata/properties"/>
    <ds:schemaRef ds:uri="http://schemas.microsoft.com/office/infopath/2007/PartnerControls"/>
    <ds:schemaRef ds:uri="30fd2334-a006-4c88-98fd-47116c0408f1"/>
    <ds:schemaRef ds:uri="031c81c2-3f8e-4310-9fe0-04cb0cb6cad2"/>
  </ds:schemaRefs>
</ds:datastoreItem>
</file>

<file path=customXml/itemProps4.xml><?xml version="1.0" encoding="utf-8"?>
<ds:datastoreItem xmlns:ds="http://schemas.openxmlformats.org/officeDocument/2006/customXml" ds:itemID="{56B77BC6-9B8D-49C2-93BC-C0995EC87F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 Instruction Template.dot</Template>
  <TotalTime>0</TotalTime>
  <Pages>1</Pages>
  <Words>1998</Words>
  <Characters>11392</Characters>
  <Application>Microsoft Office Word</Application>
  <DocSecurity>2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Document</vt:lpstr>
    </vt:vector>
  </TitlesOfParts>
  <Company>Caremark</Company>
  <LinksUpToDate>false</LinksUpToDate>
  <CharactersWithSpaces>13364</CharactersWithSpaces>
  <SharedDoc>false</SharedDoc>
  <HLinks>
    <vt:vector size="108" baseType="variant">
      <vt:variant>
        <vt:i4>262192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2359302</vt:i4>
      </vt:variant>
      <vt:variant>
        <vt:i4>45</vt:i4>
      </vt:variant>
      <vt:variant>
        <vt:i4>0</vt:i4>
      </vt:variant>
      <vt:variant>
        <vt:i4>5</vt:i4>
      </vt:variant>
      <vt:variant>
        <vt:lpwstr>\\shea-x400s01.corp.cvscaremark.com\HOME5\WI Project\CMS-PRD1-080372</vt:lpwstr>
      </vt:variant>
      <vt:variant>
        <vt:lpwstr/>
      </vt:variant>
      <vt:variant>
        <vt:i4>262192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5505024</vt:i4>
      </vt:variant>
      <vt:variant>
        <vt:i4>36</vt:i4>
      </vt:variant>
      <vt:variant>
        <vt:i4>0</vt:i4>
      </vt:variant>
      <vt:variant>
        <vt:i4>5</vt:i4>
      </vt:variant>
      <vt:variant>
        <vt:lpwstr>C:\Users\C000689\AppData\Local\Microsoft\Windows\INetCache\Content.Outlook\TY09LZQ0\CMS-PRD1-099892</vt:lpwstr>
      </vt:variant>
      <vt:variant>
        <vt:lpwstr/>
      </vt:variant>
      <vt:variant>
        <vt:i4>5505024</vt:i4>
      </vt:variant>
      <vt:variant>
        <vt:i4>33</vt:i4>
      </vt:variant>
      <vt:variant>
        <vt:i4>0</vt:i4>
      </vt:variant>
      <vt:variant>
        <vt:i4>5</vt:i4>
      </vt:variant>
      <vt:variant>
        <vt:lpwstr>C:\Users\C000689\AppData\Local\Microsoft\Windows\INetCache\Content.Outlook\TY09LZQ0\CMS-PRD1-099892</vt:lpwstr>
      </vt:variant>
      <vt:variant>
        <vt:lpwstr/>
      </vt:variant>
      <vt:variant>
        <vt:i4>262192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1310772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_Toc513453756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_Toc513453755</vt:lpwstr>
      </vt:variant>
      <vt:variant>
        <vt:i4>1310772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_Toc513453754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_Toc513453753</vt:lpwstr>
      </vt:variant>
      <vt:variant>
        <vt:i4>1310772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_Toc513453752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_Toc513453751</vt:lpwstr>
      </vt:variant>
      <vt:variant>
        <vt:i4>1310772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_Toc513453750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_Toc513453749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Document</dc:title>
  <dc:subject/>
  <dc:creator>David Davis</dc:creator>
  <cp:keywords/>
  <cp:lastModifiedBy>Austin Jordan</cp:lastModifiedBy>
  <cp:revision>2</cp:revision>
  <cp:lastPrinted>2017-01-31T18:50:00Z</cp:lastPrinted>
  <dcterms:created xsi:type="dcterms:W3CDTF">2026-05-15T17:00:00Z</dcterms:created>
  <dcterms:modified xsi:type="dcterms:W3CDTF">2026-05-15T17:00:00Z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599526-06ca-49cc-9fa9-5307800a949a_Enabled">
    <vt:lpwstr>true</vt:lpwstr>
  </property>
  <property fmtid="{D5CDD505-2E9C-101B-9397-08002B2CF9AE}" pid="3" name="MSIP_Label_67599526-06ca-49cc-9fa9-5307800a949a_SetDate">
    <vt:lpwstr>2021-08-31T18:02:08Z</vt:lpwstr>
  </property>
  <property fmtid="{D5CDD505-2E9C-101B-9397-08002B2CF9AE}" pid="4" name="MSIP_Label_67599526-06ca-49cc-9fa9-5307800a949a_Method">
    <vt:lpwstr>Standard</vt:lpwstr>
  </property>
  <property fmtid="{D5CDD505-2E9C-101B-9397-08002B2CF9AE}" pid="5" name="MSIP_Label_67599526-06ca-49cc-9fa9-5307800a949a_Name">
    <vt:lpwstr>67599526-06ca-49cc-9fa9-5307800a949a</vt:lpwstr>
  </property>
  <property fmtid="{D5CDD505-2E9C-101B-9397-08002B2CF9AE}" pid="6" name="MSIP_Label_67599526-06ca-49cc-9fa9-5307800a949a_SiteId">
    <vt:lpwstr>fabb61b8-3afe-4e75-b934-a47f782b8cd7</vt:lpwstr>
  </property>
  <property fmtid="{D5CDD505-2E9C-101B-9397-08002B2CF9AE}" pid="7" name="MSIP_Label_67599526-06ca-49cc-9fa9-5307800a949a_ActionId">
    <vt:lpwstr>e6d9599a-6eb3-4002-a02d-0a900841130e</vt:lpwstr>
  </property>
  <property fmtid="{D5CDD505-2E9C-101B-9397-08002B2CF9AE}" pid="8" name="MSIP_Label_67599526-06ca-49cc-9fa9-5307800a949a_ContentBits">
    <vt:lpwstr>0</vt:lpwstr>
  </property>
  <property fmtid="{D5CDD505-2E9C-101B-9397-08002B2CF9AE}" pid="9" name="ContentTypeId">
    <vt:lpwstr>0x010100CB17AFE1BF42FA4D844AC5DD93DFE5E4</vt:lpwstr>
  </property>
</Properties>
</file>